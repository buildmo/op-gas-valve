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jc w:val="center"/>
        <w:tblLook w:val="04A0" w:firstRow="1" w:lastRow="0" w:firstColumn="1" w:lastColumn="0" w:noHBand="0" w:noVBand="1"/>
      </w:tblPr>
      <w:tblGrid>
        <w:gridCol w:w="10800"/>
      </w:tblGrid>
      <w:tr w:rsidR="006D0F87" w14:paraId="42698D85" w14:textId="77777777">
        <w:trPr>
          <w:jc w:val="center"/>
        </w:trPr>
        <w:tc>
          <w:tcPr>
            <w:tcW w:w="10800" w:type="dxa"/>
            <w:shd w:val="clear" w:color="auto" w:fill="1A1A2E"/>
            <w:tcMar>
              <w:top w:w="30" w:type="dxa"/>
              <w:left w:w="60" w:type="dxa"/>
              <w:bottom w:w="30" w:type="dxa"/>
              <w:right w:w="60" w:type="dxa"/>
            </w:tcMar>
          </w:tcPr>
          <w:p w14:paraId="41302018" w14:textId="77777777" w:rsidR="006D0F87" w:rsidRPr="00082018" w:rsidRDefault="00000000">
            <w:pPr>
              <w:spacing w:before="20" w:after="20" w:line="240" w:lineRule="auto"/>
              <w:rPr>
                <w:sz w:val="32"/>
                <w:szCs w:val="32"/>
              </w:rPr>
            </w:pPr>
            <w:r w:rsidRPr="00082018">
              <w:rPr>
                <w:color w:val="7F8C8D"/>
                <w:sz w:val="20"/>
                <w:szCs w:val="32"/>
              </w:rPr>
              <w:t>FACILITATOR GUIDE  ·  INTERNAL USE ONLY</w:t>
            </w:r>
          </w:p>
          <w:p w14:paraId="6E4C176D" w14:textId="77777777" w:rsidR="006D0F87" w:rsidRPr="00082018" w:rsidRDefault="00000000">
            <w:pPr>
              <w:spacing w:before="20" w:after="20" w:line="240" w:lineRule="auto"/>
              <w:rPr>
                <w:sz w:val="52"/>
                <w:szCs w:val="52"/>
              </w:rPr>
            </w:pPr>
            <w:r w:rsidRPr="00082018">
              <w:rPr>
                <w:b/>
                <w:color w:val="C0392B"/>
                <w:sz w:val="36"/>
                <w:szCs w:val="52"/>
              </w:rPr>
              <w:t>OPERATION GAS VALVE</w:t>
            </w:r>
          </w:p>
          <w:p w14:paraId="782BA136" w14:textId="77777777" w:rsidR="006D0F87" w:rsidRPr="00082018" w:rsidRDefault="00000000">
            <w:pPr>
              <w:spacing w:before="20" w:after="20" w:line="240" w:lineRule="auto"/>
              <w:rPr>
                <w:sz w:val="32"/>
                <w:szCs w:val="32"/>
              </w:rPr>
            </w:pPr>
            <w:r w:rsidRPr="00082018">
              <w:rPr>
                <w:color w:val="FFFFFF"/>
                <w:sz w:val="20"/>
                <w:szCs w:val="32"/>
              </w:rPr>
              <w:t>3-Day Robotics Challenge  ·  Facilitator Overview</w:t>
            </w:r>
          </w:p>
          <w:p w14:paraId="3CD4951F" w14:textId="77777777" w:rsidR="006D0F87" w:rsidRDefault="00000000">
            <w:pPr>
              <w:spacing w:before="20" w:after="20" w:line="240" w:lineRule="auto"/>
            </w:pPr>
            <w:r w:rsidRPr="00082018">
              <w:rPr>
                <w:color w:val="7F8C8D"/>
                <w:sz w:val="20"/>
                <w:szCs w:val="32"/>
              </w:rPr>
              <w:t>7 Teams  ·  8 Hrs/Day  ·  3 Days  ·  2 Robot Builds  ·  1 Mission</w:t>
            </w:r>
          </w:p>
        </w:tc>
      </w:tr>
    </w:tbl>
    <w:p w14:paraId="6666F730" w14:textId="77777777" w:rsidR="006D0F87" w:rsidRDefault="006D0F87">
      <w:pPr>
        <w:spacing w:after="0" w:line="240" w:lineRule="auto"/>
      </w:pPr>
    </w:p>
    <w:p w14:paraId="4500FD6D" w14:textId="77777777" w:rsidR="00082018" w:rsidRDefault="00082018">
      <w:pPr>
        <w:spacing w:after="0" w:line="240" w:lineRule="auto"/>
      </w:pPr>
    </w:p>
    <w:tbl>
      <w:tblPr>
        <w:tblW w:w="10800" w:type="dxa"/>
        <w:tblLook w:val="04A0" w:firstRow="1" w:lastRow="0" w:firstColumn="1" w:lastColumn="0" w:noHBand="0" w:noVBand="1"/>
      </w:tblPr>
      <w:tblGrid>
        <w:gridCol w:w="10800"/>
      </w:tblGrid>
      <w:tr w:rsidR="006D0F87" w14:paraId="22D1F9D3" w14:textId="77777777">
        <w:tc>
          <w:tcPr>
            <w:tcW w:w="10800" w:type="dxa"/>
            <w:tcBorders>
              <w:left w:val="single" w:sz="18" w:space="0" w:color="2980B9"/>
            </w:tcBorders>
            <w:shd w:val="clear" w:color="auto" w:fill="EBF5FB"/>
            <w:tcMar>
              <w:top w:w="30" w:type="dxa"/>
              <w:left w:w="60" w:type="dxa"/>
              <w:bottom w:w="30" w:type="dxa"/>
              <w:right w:w="60" w:type="dxa"/>
            </w:tcMar>
          </w:tcPr>
          <w:p w14:paraId="2703D170" w14:textId="77777777" w:rsidR="00082018" w:rsidRPr="00082018" w:rsidRDefault="00000000">
            <w:pPr>
              <w:spacing w:before="20" w:after="20" w:line="240" w:lineRule="auto"/>
              <w:rPr>
                <w:b/>
                <w:color w:val="2980B9"/>
                <w:sz w:val="18"/>
                <w:szCs w:val="28"/>
              </w:rPr>
            </w:pPr>
            <w:r w:rsidRPr="00082018">
              <w:rPr>
                <w:b/>
                <w:color w:val="2980B9"/>
                <w:sz w:val="18"/>
                <w:szCs w:val="28"/>
              </w:rPr>
              <w:t xml:space="preserve">MISSION PREMISE  </w:t>
            </w:r>
          </w:p>
          <w:p w14:paraId="1725DE68" w14:textId="556CBF4E" w:rsidR="006D0F87" w:rsidRPr="00082018" w:rsidRDefault="00000000">
            <w:pPr>
              <w:spacing w:before="20" w:after="20" w:line="240" w:lineRule="auto"/>
              <w:rPr>
                <w:sz w:val="18"/>
                <w:szCs w:val="28"/>
              </w:rPr>
            </w:pPr>
            <w:r w:rsidRPr="00082018">
              <w:rPr>
                <w:color w:val="2C3E50"/>
                <w:sz w:val="18"/>
                <w:szCs w:val="28"/>
              </w:rPr>
              <w:t>A gas leak has been detected in an inaccessible room. Kelsey</w:t>
            </w:r>
            <w:r w:rsidR="00082018">
              <w:rPr>
                <w:color w:val="2C3E50"/>
                <w:sz w:val="18"/>
                <w:szCs w:val="28"/>
              </w:rPr>
              <w:t>, a temp,</w:t>
            </w:r>
            <w:r w:rsidRPr="00082018">
              <w:rPr>
                <w:color w:val="2C3E50"/>
                <w:sz w:val="18"/>
                <w:szCs w:val="28"/>
              </w:rPr>
              <w:t xml:space="preserve"> is on-site but cannot safely enter. Participants, operating from A</w:t>
            </w:r>
            <w:r w:rsidR="00082018" w:rsidRPr="00082018">
              <w:rPr>
                <w:color w:val="2C3E50"/>
                <w:sz w:val="18"/>
                <w:szCs w:val="28"/>
              </w:rPr>
              <w:t>U</w:t>
            </w:r>
            <w:r w:rsidRPr="00082018">
              <w:rPr>
                <w:color w:val="2C3E50"/>
                <w:sz w:val="18"/>
                <w:szCs w:val="28"/>
              </w:rPr>
              <w:t xml:space="preserve"> as Mission Control, must build a remote-controlled robot AND relay instructions for Kelsey to build an identical one. On Day 3 they remotely pilot Kelsey's robot into the room and shut off the gas valve.</w:t>
            </w:r>
          </w:p>
        </w:tc>
      </w:tr>
    </w:tbl>
    <w:p w14:paraId="6C69D669" w14:textId="77777777" w:rsidR="006D0F87" w:rsidRDefault="006D0F87">
      <w:pPr>
        <w:spacing w:after="0" w:line="240" w:lineRule="auto"/>
      </w:pPr>
    </w:p>
    <w:p w14:paraId="52B0AAD3" w14:textId="77777777" w:rsidR="00082018" w:rsidRDefault="00082018">
      <w:pPr>
        <w:spacing w:after="0" w:line="240" w:lineRule="auto"/>
      </w:pPr>
    </w:p>
    <w:p w14:paraId="33537447" w14:textId="77777777" w:rsidR="006D0F87" w:rsidRDefault="00000000">
      <w:pPr>
        <w:spacing w:after="40" w:line="240" w:lineRule="auto"/>
      </w:pPr>
      <w:r>
        <w:rPr>
          <w:b/>
          <w:color w:val="1A1A2E"/>
          <w:sz w:val="17"/>
        </w:rPr>
        <w:t>HOW TO USE THIS GUIDE</w:t>
      </w:r>
    </w:p>
    <w:p w14:paraId="23A0A4A2" w14:textId="575C6CE2" w:rsidR="006D0F87" w:rsidRDefault="00000000">
      <w:pPr>
        <w:spacing w:after="40" w:line="240" w:lineRule="auto"/>
        <w:rPr>
          <w:b/>
          <w:color w:val="2980B9"/>
          <w:sz w:val="17"/>
        </w:rPr>
      </w:pPr>
      <w:r>
        <w:rPr>
          <w:color w:val="2C3E50"/>
          <w:sz w:val="17"/>
        </w:rPr>
        <w:t xml:space="preserve">This 4-page overview is for facilitators only. It contains the mission structure, team minimum standards, facilitation levers, crisis scripts, and debrief prompts. Each of the 7 teams receives their own Mission Brief separately — those are team-facing. A full mission timeline is also available at </w:t>
      </w:r>
      <w:hyperlink r:id="rId9" w:history="1">
        <w:r w:rsidR="00082018" w:rsidRPr="00EE7970">
          <w:rPr>
            <w:rStyle w:val="Hyperlink"/>
            <w:b/>
            <w:sz w:val="17"/>
          </w:rPr>
          <w:t>https://ogvbuildmo.tiiny.site/</w:t>
        </w:r>
      </w:hyperlink>
    </w:p>
    <w:p w14:paraId="625C9E1A" w14:textId="77777777" w:rsidR="00082018" w:rsidRDefault="00082018">
      <w:pPr>
        <w:spacing w:after="40" w:line="240" w:lineRule="auto"/>
      </w:pPr>
    </w:p>
    <w:p w14:paraId="0BB71515" w14:textId="77777777" w:rsidR="00082018" w:rsidRDefault="00082018">
      <w:pPr>
        <w:spacing w:after="40" w:line="240" w:lineRule="auto"/>
      </w:pPr>
    </w:p>
    <w:p w14:paraId="64D89059" w14:textId="77777777" w:rsidR="006D0F87" w:rsidRDefault="00000000">
      <w:pPr>
        <w:spacing w:after="40" w:line="240" w:lineRule="auto"/>
      </w:pPr>
      <w:r>
        <w:rPr>
          <w:b/>
          <w:color w:val="1A1A2E"/>
          <w:sz w:val="17"/>
        </w:rPr>
        <w:t>STRUCTURE AT A GLANCE</w:t>
      </w:r>
    </w:p>
    <w:tbl>
      <w:tblPr>
        <w:tblStyle w:val="TableGrid"/>
        <w:tblW w:w="10800" w:type="dxa"/>
        <w:tblLook w:val="04A0" w:firstRow="1" w:lastRow="0" w:firstColumn="1" w:lastColumn="0" w:noHBand="0" w:noVBand="1"/>
      </w:tblPr>
      <w:tblGrid>
        <w:gridCol w:w="951"/>
        <w:gridCol w:w="3110"/>
        <w:gridCol w:w="3456"/>
        <w:gridCol w:w="3283"/>
      </w:tblGrid>
      <w:tr w:rsidR="006D0F87" w14:paraId="763E773E" w14:textId="77777777">
        <w:tc>
          <w:tcPr>
            <w:tcW w:w="950" w:type="dxa"/>
            <w:shd w:val="clear" w:color="auto" w:fill="2C3E50"/>
            <w:tcMar>
              <w:top w:w="30" w:type="dxa"/>
              <w:left w:w="60" w:type="dxa"/>
              <w:bottom w:w="30" w:type="dxa"/>
              <w:right w:w="60" w:type="dxa"/>
            </w:tcMar>
          </w:tcPr>
          <w:p w14:paraId="63269AB2" w14:textId="77777777" w:rsidR="006D0F87" w:rsidRDefault="00000000">
            <w:pPr>
              <w:spacing w:before="20" w:after="20"/>
            </w:pPr>
            <w:r>
              <w:rPr>
                <w:b/>
                <w:color w:val="FFFFFF"/>
                <w:sz w:val="15"/>
              </w:rPr>
              <w:t>Hour</w:t>
            </w:r>
          </w:p>
        </w:tc>
        <w:tc>
          <w:tcPr>
            <w:tcW w:w="3110" w:type="dxa"/>
            <w:shd w:val="clear" w:color="auto" w:fill="2C3E50"/>
            <w:tcMar>
              <w:top w:w="30" w:type="dxa"/>
              <w:left w:w="60" w:type="dxa"/>
              <w:bottom w:w="30" w:type="dxa"/>
              <w:right w:w="60" w:type="dxa"/>
            </w:tcMar>
          </w:tcPr>
          <w:p w14:paraId="5B097BE0" w14:textId="77777777" w:rsidR="006D0F87" w:rsidRDefault="00000000">
            <w:pPr>
              <w:spacing w:before="20" w:after="20"/>
            </w:pPr>
            <w:r>
              <w:rPr>
                <w:b/>
                <w:color w:val="FFFFFF"/>
                <w:sz w:val="15"/>
              </w:rPr>
              <w:t>Day 1 — Design &amp; Build</w:t>
            </w:r>
          </w:p>
        </w:tc>
        <w:tc>
          <w:tcPr>
            <w:tcW w:w="3456" w:type="dxa"/>
            <w:shd w:val="clear" w:color="auto" w:fill="2C3E50"/>
            <w:tcMar>
              <w:top w:w="30" w:type="dxa"/>
              <w:left w:w="60" w:type="dxa"/>
              <w:bottom w:w="30" w:type="dxa"/>
              <w:right w:w="60" w:type="dxa"/>
            </w:tcMar>
          </w:tcPr>
          <w:p w14:paraId="15E218B8" w14:textId="77777777" w:rsidR="006D0F87" w:rsidRDefault="00000000">
            <w:pPr>
              <w:spacing w:before="20" w:after="20"/>
            </w:pPr>
            <w:r>
              <w:rPr>
                <w:b/>
                <w:color w:val="FFFFFF"/>
                <w:sz w:val="15"/>
              </w:rPr>
              <w:t>Day 2 — Integrate &amp; Test</w:t>
            </w:r>
          </w:p>
        </w:tc>
        <w:tc>
          <w:tcPr>
            <w:tcW w:w="3283" w:type="dxa"/>
            <w:shd w:val="clear" w:color="auto" w:fill="2C3E50"/>
            <w:tcMar>
              <w:top w:w="30" w:type="dxa"/>
              <w:left w:w="60" w:type="dxa"/>
              <w:bottom w:w="30" w:type="dxa"/>
              <w:right w:w="60" w:type="dxa"/>
            </w:tcMar>
          </w:tcPr>
          <w:p w14:paraId="1DDB043E" w14:textId="77777777" w:rsidR="006D0F87" w:rsidRDefault="00000000">
            <w:pPr>
              <w:spacing w:before="20" w:after="20"/>
            </w:pPr>
            <w:r>
              <w:rPr>
                <w:b/>
                <w:color w:val="FFFFFF"/>
                <w:sz w:val="15"/>
              </w:rPr>
              <w:t>Day 3 — Mission Day</w:t>
            </w:r>
          </w:p>
        </w:tc>
      </w:tr>
      <w:tr w:rsidR="006D0F87" w14:paraId="78DF8A32" w14:textId="77777777">
        <w:tc>
          <w:tcPr>
            <w:tcW w:w="950" w:type="dxa"/>
            <w:shd w:val="clear" w:color="auto" w:fill="F4F6F9"/>
            <w:tcMar>
              <w:top w:w="30" w:type="dxa"/>
              <w:left w:w="60" w:type="dxa"/>
              <w:bottom w:w="30" w:type="dxa"/>
              <w:right w:w="60" w:type="dxa"/>
            </w:tcMar>
          </w:tcPr>
          <w:p w14:paraId="5571729E" w14:textId="77777777" w:rsidR="006D0F87" w:rsidRDefault="00000000">
            <w:pPr>
              <w:spacing w:before="20" w:after="20"/>
            </w:pPr>
            <w:r>
              <w:rPr>
                <w:b/>
                <w:color w:val="2C3E50"/>
                <w:sz w:val="15"/>
              </w:rPr>
              <w:t>HR 1</w:t>
            </w:r>
          </w:p>
        </w:tc>
        <w:tc>
          <w:tcPr>
            <w:tcW w:w="3110" w:type="dxa"/>
            <w:tcMar>
              <w:top w:w="30" w:type="dxa"/>
              <w:left w:w="60" w:type="dxa"/>
              <w:bottom w:w="30" w:type="dxa"/>
              <w:right w:w="60" w:type="dxa"/>
            </w:tcMar>
          </w:tcPr>
          <w:p w14:paraId="7C470338" w14:textId="77777777" w:rsidR="006D0F87" w:rsidRDefault="00000000">
            <w:pPr>
              <w:spacing w:before="20" w:after="20"/>
            </w:pPr>
            <w:r>
              <w:rPr>
                <w:color w:val="2C3E50"/>
                <w:sz w:val="15"/>
              </w:rPr>
              <w:t>Glenn intro + scenario brief</w:t>
            </w:r>
          </w:p>
        </w:tc>
        <w:tc>
          <w:tcPr>
            <w:tcW w:w="3456" w:type="dxa"/>
            <w:tcMar>
              <w:top w:w="30" w:type="dxa"/>
              <w:left w:w="60" w:type="dxa"/>
              <w:bottom w:w="30" w:type="dxa"/>
              <w:right w:w="60" w:type="dxa"/>
            </w:tcMar>
          </w:tcPr>
          <w:p w14:paraId="4B5363CB" w14:textId="77777777" w:rsidR="006D0F87" w:rsidRDefault="00000000">
            <w:pPr>
              <w:spacing w:before="20" w:after="20"/>
            </w:pPr>
            <w:r>
              <w:rPr>
                <w:color w:val="2C3E50"/>
                <w:sz w:val="15"/>
              </w:rPr>
              <w:t>Morning debrief — review Day 1</w:t>
            </w:r>
          </w:p>
        </w:tc>
        <w:tc>
          <w:tcPr>
            <w:tcW w:w="3283" w:type="dxa"/>
            <w:tcMar>
              <w:top w:w="30" w:type="dxa"/>
              <w:left w:w="60" w:type="dxa"/>
              <w:bottom w:w="30" w:type="dxa"/>
              <w:right w:w="60" w:type="dxa"/>
            </w:tcMar>
          </w:tcPr>
          <w:p w14:paraId="592844AD" w14:textId="77777777" w:rsidR="006D0F87" w:rsidRDefault="00000000">
            <w:pPr>
              <w:spacing w:before="20" w:after="20"/>
            </w:pPr>
            <w:r>
              <w:rPr>
                <w:color w:val="2C3E50"/>
                <w:sz w:val="15"/>
              </w:rPr>
              <w:t>Mission briefing + Go/No-Go</w:t>
            </w:r>
          </w:p>
        </w:tc>
      </w:tr>
      <w:tr w:rsidR="006D0F87" w14:paraId="03F633C8" w14:textId="77777777">
        <w:tc>
          <w:tcPr>
            <w:tcW w:w="950" w:type="dxa"/>
            <w:shd w:val="clear" w:color="auto" w:fill="F4F6F9"/>
            <w:tcMar>
              <w:top w:w="30" w:type="dxa"/>
              <w:left w:w="60" w:type="dxa"/>
              <w:bottom w:w="30" w:type="dxa"/>
              <w:right w:w="60" w:type="dxa"/>
            </w:tcMar>
          </w:tcPr>
          <w:p w14:paraId="32C588D7" w14:textId="77777777" w:rsidR="006D0F87" w:rsidRDefault="00000000">
            <w:pPr>
              <w:spacing w:before="20" w:after="20"/>
            </w:pPr>
            <w:r>
              <w:rPr>
                <w:b/>
                <w:color w:val="2C3E50"/>
                <w:sz w:val="15"/>
              </w:rPr>
              <w:t>HR 2</w:t>
            </w:r>
          </w:p>
        </w:tc>
        <w:tc>
          <w:tcPr>
            <w:tcW w:w="3110" w:type="dxa"/>
            <w:tcMar>
              <w:top w:w="30" w:type="dxa"/>
              <w:left w:w="60" w:type="dxa"/>
              <w:bottom w:w="30" w:type="dxa"/>
              <w:right w:w="60" w:type="dxa"/>
            </w:tcMar>
          </w:tcPr>
          <w:p w14:paraId="5F1F7081" w14:textId="77777777" w:rsidR="006D0F87" w:rsidRDefault="00000000">
            <w:pPr>
              <w:spacing w:before="20" w:after="20"/>
            </w:pPr>
            <w:r>
              <w:rPr>
                <w:color w:val="2C3E50"/>
                <w:sz w:val="15"/>
              </w:rPr>
              <w:t>Team self-organisation</w:t>
            </w:r>
          </w:p>
        </w:tc>
        <w:tc>
          <w:tcPr>
            <w:tcW w:w="3456" w:type="dxa"/>
            <w:tcMar>
              <w:top w:w="30" w:type="dxa"/>
              <w:left w:w="60" w:type="dxa"/>
              <w:bottom w:w="30" w:type="dxa"/>
              <w:right w:w="60" w:type="dxa"/>
            </w:tcMar>
          </w:tcPr>
          <w:p w14:paraId="542BDAE1" w14:textId="77777777" w:rsidR="006D0F87" w:rsidRDefault="00000000">
            <w:pPr>
              <w:spacing w:before="20" w:after="20"/>
            </w:pPr>
            <w:r>
              <w:rPr>
                <w:color w:val="2C3E50"/>
                <w:sz w:val="15"/>
              </w:rPr>
              <w:t>Close gaps; Chief Engineer CAD session</w:t>
            </w:r>
          </w:p>
        </w:tc>
        <w:tc>
          <w:tcPr>
            <w:tcW w:w="3283" w:type="dxa"/>
            <w:tcMar>
              <w:top w:w="30" w:type="dxa"/>
              <w:left w:w="60" w:type="dxa"/>
              <w:bottom w:w="30" w:type="dxa"/>
              <w:right w:w="60" w:type="dxa"/>
            </w:tcMar>
          </w:tcPr>
          <w:p w14:paraId="3178D7A9" w14:textId="77777777" w:rsidR="006D0F87" w:rsidRDefault="00000000">
            <w:pPr>
              <w:spacing w:before="20" w:after="20"/>
            </w:pPr>
            <w:r>
              <w:rPr>
                <w:color w:val="2C3E50"/>
                <w:sz w:val="15"/>
              </w:rPr>
              <w:t>Pre-flight checks all teams</w:t>
            </w:r>
          </w:p>
        </w:tc>
      </w:tr>
      <w:tr w:rsidR="006D0F87" w14:paraId="05238B19" w14:textId="77777777">
        <w:tc>
          <w:tcPr>
            <w:tcW w:w="950" w:type="dxa"/>
            <w:shd w:val="clear" w:color="auto" w:fill="F4F6F9"/>
            <w:tcMar>
              <w:top w:w="30" w:type="dxa"/>
              <w:left w:w="60" w:type="dxa"/>
              <w:bottom w:w="30" w:type="dxa"/>
              <w:right w:w="60" w:type="dxa"/>
            </w:tcMar>
          </w:tcPr>
          <w:p w14:paraId="172D3AC7" w14:textId="77777777" w:rsidR="006D0F87" w:rsidRDefault="00000000">
            <w:pPr>
              <w:spacing w:before="20" w:after="20"/>
            </w:pPr>
            <w:r>
              <w:rPr>
                <w:b/>
                <w:color w:val="2C3E50"/>
                <w:sz w:val="15"/>
              </w:rPr>
              <w:t>HR 3</w:t>
            </w:r>
          </w:p>
        </w:tc>
        <w:tc>
          <w:tcPr>
            <w:tcW w:w="3110" w:type="dxa"/>
            <w:tcMar>
              <w:top w:w="30" w:type="dxa"/>
              <w:left w:w="60" w:type="dxa"/>
              <w:bottom w:w="30" w:type="dxa"/>
              <w:right w:w="60" w:type="dxa"/>
            </w:tcMar>
          </w:tcPr>
          <w:p w14:paraId="3D34A3D5" w14:textId="77777777" w:rsidR="006D0F87" w:rsidRDefault="00000000">
            <w:pPr>
              <w:spacing w:before="20" w:after="20"/>
            </w:pPr>
            <w:r>
              <w:rPr>
                <w:color w:val="2C3E50"/>
                <w:sz w:val="15"/>
              </w:rPr>
              <w:t>Preliminary Design Review (PDR)</w:t>
            </w:r>
          </w:p>
        </w:tc>
        <w:tc>
          <w:tcPr>
            <w:tcW w:w="3456" w:type="dxa"/>
            <w:tcMar>
              <w:top w:w="30" w:type="dxa"/>
              <w:left w:w="60" w:type="dxa"/>
              <w:bottom w:w="30" w:type="dxa"/>
              <w:right w:w="60" w:type="dxa"/>
            </w:tcMar>
          </w:tcPr>
          <w:p w14:paraId="277DFD6B" w14:textId="77777777" w:rsidR="006D0F87" w:rsidRDefault="00000000">
            <w:pPr>
              <w:spacing w:before="20" w:after="20"/>
            </w:pPr>
            <w:r>
              <w:rPr>
                <w:color w:val="2C3E50"/>
                <w:sz w:val="15"/>
              </w:rPr>
              <w:t>Integration: Tank + Arm mounted on AU build</w:t>
            </w:r>
          </w:p>
        </w:tc>
        <w:tc>
          <w:tcPr>
            <w:tcW w:w="3283" w:type="dxa"/>
            <w:tcMar>
              <w:top w:w="30" w:type="dxa"/>
              <w:left w:w="60" w:type="dxa"/>
              <w:bottom w:w="30" w:type="dxa"/>
              <w:right w:w="60" w:type="dxa"/>
            </w:tcMar>
          </w:tcPr>
          <w:p w14:paraId="276FBFF3" w14:textId="77777777" w:rsidR="006D0F87" w:rsidRDefault="00000000">
            <w:pPr>
              <w:spacing w:before="20" w:after="20"/>
            </w:pPr>
            <w:r>
              <w:rPr>
                <w:color w:val="2C3E50"/>
                <w:sz w:val="15"/>
              </w:rPr>
              <w:t>Dress Rehearsal on Kelsey's robot</w:t>
            </w:r>
          </w:p>
        </w:tc>
      </w:tr>
      <w:tr w:rsidR="006D0F87" w14:paraId="3D15F4C5" w14:textId="77777777">
        <w:tc>
          <w:tcPr>
            <w:tcW w:w="950" w:type="dxa"/>
            <w:shd w:val="clear" w:color="auto" w:fill="F4F6F9"/>
            <w:tcMar>
              <w:top w:w="30" w:type="dxa"/>
              <w:left w:w="60" w:type="dxa"/>
              <w:bottom w:w="30" w:type="dxa"/>
              <w:right w:w="60" w:type="dxa"/>
            </w:tcMar>
          </w:tcPr>
          <w:p w14:paraId="3F9BEBF0" w14:textId="77777777" w:rsidR="006D0F87" w:rsidRDefault="00000000">
            <w:pPr>
              <w:spacing w:before="20" w:after="20"/>
            </w:pPr>
            <w:r>
              <w:rPr>
                <w:b/>
                <w:color w:val="2C3E50"/>
                <w:sz w:val="15"/>
              </w:rPr>
              <w:t>HR 4</w:t>
            </w:r>
          </w:p>
        </w:tc>
        <w:tc>
          <w:tcPr>
            <w:tcW w:w="3110" w:type="dxa"/>
            <w:shd w:val="clear" w:color="auto" w:fill="FEF9E7"/>
            <w:tcMar>
              <w:top w:w="30" w:type="dxa"/>
              <w:left w:w="60" w:type="dxa"/>
              <w:bottom w:w="30" w:type="dxa"/>
              <w:right w:w="60" w:type="dxa"/>
            </w:tcMar>
          </w:tcPr>
          <w:p w14:paraId="5BB73652" w14:textId="77777777" w:rsidR="006D0F87" w:rsidRDefault="00000000">
            <w:pPr>
              <w:spacing w:before="20" w:after="20"/>
            </w:pPr>
            <w:r>
              <w:rPr>
                <w:b/>
                <w:color w:val="F39C12"/>
                <w:sz w:val="15"/>
              </w:rPr>
              <w:t>☀️  LUNCH</w:t>
            </w:r>
          </w:p>
        </w:tc>
        <w:tc>
          <w:tcPr>
            <w:tcW w:w="3456" w:type="dxa"/>
            <w:shd w:val="clear" w:color="auto" w:fill="FEF9E7"/>
            <w:tcMar>
              <w:top w:w="30" w:type="dxa"/>
              <w:left w:w="60" w:type="dxa"/>
              <w:bottom w:w="30" w:type="dxa"/>
              <w:right w:w="60" w:type="dxa"/>
            </w:tcMar>
          </w:tcPr>
          <w:p w14:paraId="1EABC35B" w14:textId="77777777" w:rsidR="006D0F87" w:rsidRDefault="00000000">
            <w:pPr>
              <w:spacing w:before="20" w:after="20"/>
            </w:pPr>
            <w:r>
              <w:rPr>
                <w:b/>
                <w:color w:val="F39C12"/>
                <w:sz w:val="15"/>
              </w:rPr>
              <w:t>☀️  LUNCH</w:t>
            </w:r>
          </w:p>
        </w:tc>
        <w:tc>
          <w:tcPr>
            <w:tcW w:w="3283" w:type="dxa"/>
            <w:shd w:val="clear" w:color="auto" w:fill="FEF9E7"/>
            <w:tcMar>
              <w:top w:w="30" w:type="dxa"/>
              <w:left w:w="60" w:type="dxa"/>
              <w:bottom w:w="30" w:type="dxa"/>
              <w:right w:w="60" w:type="dxa"/>
            </w:tcMar>
          </w:tcPr>
          <w:p w14:paraId="3E722C30" w14:textId="77777777" w:rsidR="006D0F87" w:rsidRDefault="00000000">
            <w:pPr>
              <w:spacing w:before="20" w:after="20"/>
            </w:pPr>
            <w:r>
              <w:rPr>
                <w:b/>
                <w:color w:val="F39C12"/>
                <w:sz w:val="15"/>
              </w:rPr>
              <w:t>☀️  LUNCH + Kelsey positions robot</w:t>
            </w:r>
          </w:p>
        </w:tc>
      </w:tr>
      <w:tr w:rsidR="006D0F87" w14:paraId="36B327B7" w14:textId="77777777">
        <w:tc>
          <w:tcPr>
            <w:tcW w:w="950" w:type="dxa"/>
            <w:shd w:val="clear" w:color="auto" w:fill="F4F6F9"/>
            <w:tcMar>
              <w:top w:w="30" w:type="dxa"/>
              <w:left w:w="60" w:type="dxa"/>
              <w:bottom w:w="30" w:type="dxa"/>
              <w:right w:w="60" w:type="dxa"/>
            </w:tcMar>
          </w:tcPr>
          <w:p w14:paraId="0E5C0069" w14:textId="77777777" w:rsidR="006D0F87" w:rsidRDefault="00000000">
            <w:pPr>
              <w:spacing w:before="20" w:after="20"/>
            </w:pPr>
            <w:r>
              <w:rPr>
                <w:b/>
                <w:color w:val="2C3E50"/>
                <w:sz w:val="15"/>
              </w:rPr>
              <w:t>HR 5</w:t>
            </w:r>
          </w:p>
        </w:tc>
        <w:tc>
          <w:tcPr>
            <w:tcW w:w="3110" w:type="dxa"/>
            <w:tcMar>
              <w:top w:w="30" w:type="dxa"/>
              <w:left w:w="60" w:type="dxa"/>
              <w:bottom w:w="30" w:type="dxa"/>
              <w:right w:w="60" w:type="dxa"/>
            </w:tcMar>
          </w:tcPr>
          <w:p w14:paraId="7A88839F" w14:textId="77777777" w:rsidR="006D0F87" w:rsidRDefault="00000000">
            <w:pPr>
              <w:spacing w:before="20" w:after="20"/>
            </w:pPr>
            <w:r>
              <w:rPr>
                <w:color w:val="2C3E50"/>
                <w:sz w:val="15"/>
              </w:rPr>
              <w:t>Begin build — all teams</w:t>
            </w:r>
          </w:p>
        </w:tc>
        <w:tc>
          <w:tcPr>
            <w:tcW w:w="3456" w:type="dxa"/>
            <w:tcMar>
              <w:top w:w="30" w:type="dxa"/>
              <w:left w:w="60" w:type="dxa"/>
              <w:bottom w:w="30" w:type="dxa"/>
              <w:right w:w="60" w:type="dxa"/>
            </w:tcMar>
          </w:tcPr>
          <w:p w14:paraId="622E75E7" w14:textId="77777777" w:rsidR="006D0F87" w:rsidRDefault="00000000">
            <w:pPr>
              <w:spacing w:before="20" w:after="20"/>
            </w:pPr>
            <w:r>
              <w:rPr>
                <w:color w:val="2C3E50"/>
                <w:sz w:val="15"/>
              </w:rPr>
              <w:t>Full system test on AU build</w:t>
            </w:r>
          </w:p>
        </w:tc>
        <w:tc>
          <w:tcPr>
            <w:tcW w:w="3283" w:type="dxa"/>
            <w:shd w:val="clear" w:color="auto" w:fill="FDEDEC"/>
            <w:tcMar>
              <w:top w:w="30" w:type="dxa"/>
              <w:left w:w="60" w:type="dxa"/>
              <w:bottom w:w="30" w:type="dxa"/>
              <w:right w:w="60" w:type="dxa"/>
            </w:tcMar>
          </w:tcPr>
          <w:p w14:paraId="2B6E0499" w14:textId="77777777" w:rsidR="006D0F87" w:rsidRDefault="00000000">
            <w:pPr>
              <w:spacing w:before="20" w:after="20"/>
            </w:pPr>
            <w:r>
              <w:rPr>
                <w:b/>
                <w:color w:val="C0392B"/>
                <w:sz w:val="15"/>
              </w:rPr>
              <w:t>🚨 MISSION GO</w:t>
            </w:r>
          </w:p>
        </w:tc>
      </w:tr>
      <w:tr w:rsidR="006D0F87" w14:paraId="0F468B99" w14:textId="77777777">
        <w:tc>
          <w:tcPr>
            <w:tcW w:w="950" w:type="dxa"/>
            <w:shd w:val="clear" w:color="auto" w:fill="F4F6F9"/>
            <w:tcMar>
              <w:top w:w="30" w:type="dxa"/>
              <w:left w:w="60" w:type="dxa"/>
              <w:bottom w:w="30" w:type="dxa"/>
              <w:right w:w="60" w:type="dxa"/>
            </w:tcMar>
          </w:tcPr>
          <w:p w14:paraId="120771EC" w14:textId="77777777" w:rsidR="006D0F87" w:rsidRDefault="00000000">
            <w:pPr>
              <w:spacing w:before="20" w:after="20"/>
            </w:pPr>
            <w:r>
              <w:rPr>
                <w:b/>
                <w:color w:val="2C3E50"/>
                <w:sz w:val="15"/>
              </w:rPr>
              <w:t>HR 6</w:t>
            </w:r>
          </w:p>
        </w:tc>
        <w:tc>
          <w:tcPr>
            <w:tcW w:w="3110" w:type="dxa"/>
            <w:tcMar>
              <w:top w:w="30" w:type="dxa"/>
              <w:left w:w="60" w:type="dxa"/>
              <w:bottom w:w="30" w:type="dxa"/>
              <w:right w:w="60" w:type="dxa"/>
            </w:tcMar>
          </w:tcPr>
          <w:p w14:paraId="42AA276D" w14:textId="77777777" w:rsidR="006D0F87" w:rsidRDefault="00000000">
            <w:pPr>
              <w:spacing w:before="20" w:after="20"/>
            </w:pPr>
            <w:r>
              <w:rPr>
                <w:color w:val="2C3E50"/>
                <w:sz w:val="15"/>
              </w:rPr>
              <w:t>Build + first Comms relay to Kelsey</w:t>
            </w:r>
          </w:p>
        </w:tc>
        <w:tc>
          <w:tcPr>
            <w:tcW w:w="3456" w:type="dxa"/>
            <w:tcMar>
              <w:top w:w="30" w:type="dxa"/>
              <w:left w:w="60" w:type="dxa"/>
              <w:bottom w:w="30" w:type="dxa"/>
              <w:right w:w="60" w:type="dxa"/>
            </w:tcMar>
          </w:tcPr>
          <w:p w14:paraId="14B75F63" w14:textId="77777777" w:rsidR="006D0F87" w:rsidRDefault="00000000">
            <w:pPr>
              <w:spacing w:before="20" w:after="20"/>
            </w:pPr>
            <w:r>
              <w:rPr>
                <w:color w:val="2C3E50"/>
                <w:sz w:val="15"/>
              </w:rPr>
              <w:t>Fix issues, iterate</w:t>
            </w:r>
          </w:p>
        </w:tc>
        <w:tc>
          <w:tcPr>
            <w:tcW w:w="3283" w:type="dxa"/>
            <w:shd w:val="clear" w:color="auto" w:fill="FDEDEC"/>
            <w:tcMar>
              <w:top w:w="30" w:type="dxa"/>
              <w:left w:w="60" w:type="dxa"/>
              <w:bottom w:w="30" w:type="dxa"/>
              <w:right w:w="60" w:type="dxa"/>
            </w:tcMar>
          </w:tcPr>
          <w:p w14:paraId="59D303D3" w14:textId="77777777" w:rsidR="006D0F87" w:rsidRDefault="00000000">
            <w:pPr>
              <w:spacing w:before="20" w:after="20"/>
            </w:pPr>
            <w:r>
              <w:rPr>
                <w:b/>
                <w:color w:val="C0392B"/>
                <w:sz w:val="15"/>
              </w:rPr>
              <w:t>🚨 ARM DEPLOYMENT + VALVE</w:t>
            </w:r>
          </w:p>
        </w:tc>
      </w:tr>
      <w:tr w:rsidR="006D0F87" w14:paraId="23EDBD85" w14:textId="77777777">
        <w:tc>
          <w:tcPr>
            <w:tcW w:w="950" w:type="dxa"/>
            <w:shd w:val="clear" w:color="auto" w:fill="F4F6F9"/>
            <w:tcMar>
              <w:top w:w="30" w:type="dxa"/>
              <w:left w:w="60" w:type="dxa"/>
              <w:bottom w:w="30" w:type="dxa"/>
              <w:right w:w="60" w:type="dxa"/>
            </w:tcMar>
          </w:tcPr>
          <w:p w14:paraId="20662D2C" w14:textId="77777777" w:rsidR="006D0F87" w:rsidRDefault="00000000">
            <w:pPr>
              <w:spacing w:before="20" w:after="20"/>
            </w:pPr>
            <w:r>
              <w:rPr>
                <w:b/>
                <w:color w:val="2C3E50"/>
                <w:sz w:val="15"/>
              </w:rPr>
              <w:t>HR 7</w:t>
            </w:r>
          </w:p>
        </w:tc>
        <w:tc>
          <w:tcPr>
            <w:tcW w:w="3110" w:type="dxa"/>
            <w:tcMar>
              <w:top w:w="30" w:type="dxa"/>
              <w:left w:w="60" w:type="dxa"/>
              <w:bottom w:w="30" w:type="dxa"/>
              <w:right w:w="60" w:type="dxa"/>
            </w:tcMar>
          </w:tcPr>
          <w:p w14:paraId="0ADFBA7E" w14:textId="77777777" w:rsidR="006D0F87" w:rsidRDefault="00000000">
            <w:pPr>
              <w:spacing w:before="20" w:after="20"/>
            </w:pPr>
            <w:r>
              <w:rPr>
                <w:color w:val="2C3E50"/>
                <w:sz w:val="15"/>
              </w:rPr>
              <w:t>EOD check + progress doc</w:t>
            </w:r>
          </w:p>
        </w:tc>
        <w:tc>
          <w:tcPr>
            <w:tcW w:w="3456" w:type="dxa"/>
            <w:tcMar>
              <w:top w:w="30" w:type="dxa"/>
              <w:left w:w="60" w:type="dxa"/>
              <w:bottom w:w="30" w:type="dxa"/>
              <w:right w:w="60" w:type="dxa"/>
            </w:tcMar>
          </w:tcPr>
          <w:p w14:paraId="44022E84" w14:textId="77777777" w:rsidR="006D0F87" w:rsidRDefault="00000000">
            <w:pPr>
              <w:spacing w:before="20" w:after="20"/>
            </w:pPr>
            <w:r>
              <w:rPr>
                <w:color w:val="2C3E50"/>
                <w:sz w:val="15"/>
              </w:rPr>
              <w:t>Go/No-Go + first pilot of Kelsey's robot</w:t>
            </w:r>
          </w:p>
        </w:tc>
        <w:tc>
          <w:tcPr>
            <w:tcW w:w="3283" w:type="dxa"/>
            <w:tcMar>
              <w:top w:w="30" w:type="dxa"/>
              <w:left w:w="60" w:type="dxa"/>
              <w:bottom w:w="30" w:type="dxa"/>
              <w:right w:w="60" w:type="dxa"/>
            </w:tcMar>
          </w:tcPr>
          <w:p w14:paraId="22BF6761" w14:textId="77777777" w:rsidR="006D0F87" w:rsidRDefault="00000000">
            <w:pPr>
              <w:spacing w:before="20" w:after="20"/>
            </w:pPr>
            <w:r>
              <w:rPr>
                <w:color w:val="2C3E50"/>
                <w:sz w:val="15"/>
              </w:rPr>
              <w:t>Mission Debrief</w:t>
            </w:r>
          </w:p>
        </w:tc>
      </w:tr>
      <w:tr w:rsidR="006D0F87" w14:paraId="692AAB32" w14:textId="77777777">
        <w:tc>
          <w:tcPr>
            <w:tcW w:w="950" w:type="dxa"/>
            <w:shd w:val="clear" w:color="auto" w:fill="F4F6F9"/>
            <w:tcMar>
              <w:top w:w="30" w:type="dxa"/>
              <w:left w:w="60" w:type="dxa"/>
              <w:bottom w:w="30" w:type="dxa"/>
              <w:right w:w="60" w:type="dxa"/>
            </w:tcMar>
          </w:tcPr>
          <w:p w14:paraId="728C6384" w14:textId="77777777" w:rsidR="006D0F87" w:rsidRDefault="00000000">
            <w:pPr>
              <w:spacing w:before="20" w:after="20"/>
            </w:pPr>
            <w:r>
              <w:rPr>
                <w:b/>
                <w:color w:val="2C3E50"/>
                <w:sz w:val="15"/>
              </w:rPr>
              <w:t>HR 8</w:t>
            </w:r>
          </w:p>
        </w:tc>
        <w:tc>
          <w:tcPr>
            <w:tcW w:w="3110" w:type="dxa"/>
            <w:shd w:val="clear" w:color="auto" w:fill="1A1A2E"/>
            <w:tcMar>
              <w:top w:w="30" w:type="dxa"/>
              <w:left w:w="60" w:type="dxa"/>
              <w:bottom w:w="30" w:type="dxa"/>
              <w:right w:w="60" w:type="dxa"/>
            </w:tcMar>
          </w:tcPr>
          <w:p w14:paraId="0ED2B4BE" w14:textId="77777777" w:rsidR="006D0F87" w:rsidRDefault="00000000">
            <w:pPr>
              <w:spacing w:before="20" w:after="20"/>
            </w:pPr>
            <w:r>
              <w:rPr>
                <w:b/>
                <w:color w:val="FFFFFF"/>
                <w:sz w:val="15"/>
              </w:rPr>
              <w:t>OUTBRIEF</w:t>
            </w:r>
          </w:p>
        </w:tc>
        <w:tc>
          <w:tcPr>
            <w:tcW w:w="3456" w:type="dxa"/>
            <w:shd w:val="clear" w:color="auto" w:fill="1A1A2E"/>
            <w:tcMar>
              <w:top w:w="30" w:type="dxa"/>
              <w:left w:w="60" w:type="dxa"/>
              <w:bottom w:w="30" w:type="dxa"/>
              <w:right w:w="60" w:type="dxa"/>
            </w:tcMar>
          </w:tcPr>
          <w:p w14:paraId="446CA52E" w14:textId="77777777" w:rsidR="006D0F87" w:rsidRDefault="00000000">
            <w:pPr>
              <w:spacing w:before="20" w:after="20"/>
            </w:pPr>
            <w:r>
              <w:rPr>
                <w:b/>
                <w:color w:val="FFFFFF"/>
                <w:sz w:val="15"/>
              </w:rPr>
              <w:t>OUTBRIEF</w:t>
            </w:r>
          </w:p>
        </w:tc>
        <w:tc>
          <w:tcPr>
            <w:tcW w:w="3283" w:type="dxa"/>
            <w:shd w:val="clear" w:color="auto" w:fill="1A1A2E"/>
            <w:tcMar>
              <w:top w:w="30" w:type="dxa"/>
              <w:left w:w="60" w:type="dxa"/>
              <w:bottom w:w="30" w:type="dxa"/>
              <w:right w:w="60" w:type="dxa"/>
            </w:tcMar>
          </w:tcPr>
          <w:p w14:paraId="1709AC7B" w14:textId="77777777" w:rsidR="006D0F87" w:rsidRDefault="00000000">
            <w:pPr>
              <w:spacing w:before="20" w:after="20"/>
            </w:pPr>
            <w:r>
              <w:rPr>
                <w:b/>
                <w:color w:val="FFFFFF"/>
                <w:sz w:val="15"/>
              </w:rPr>
              <w:t>🎉 FINAL OUTBRIEF + Celebration</w:t>
            </w:r>
          </w:p>
        </w:tc>
      </w:tr>
    </w:tbl>
    <w:p w14:paraId="24F68611" w14:textId="77777777" w:rsidR="006D0F87" w:rsidRDefault="006D0F87">
      <w:pPr>
        <w:spacing w:after="0" w:line="240" w:lineRule="auto"/>
      </w:pPr>
    </w:p>
    <w:p w14:paraId="0FA41AEE" w14:textId="77777777" w:rsidR="00082018" w:rsidRDefault="00082018">
      <w:pPr>
        <w:spacing w:after="0" w:line="240" w:lineRule="auto"/>
      </w:pPr>
    </w:p>
    <w:p w14:paraId="01CE3701" w14:textId="77777777" w:rsidR="00082018" w:rsidRDefault="00082018">
      <w:pPr>
        <w:spacing w:after="0" w:line="240" w:lineRule="auto"/>
      </w:pPr>
    </w:p>
    <w:p w14:paraId="2081F90B" w14:textId="77777777" w:rsidR="006D0F87" w:rsidRDefault="00000000">
      <w:pPr>
        <w:spacing w:after="40" w:line="240" w:lineRule="auto"/>
      </w:pPr>
      <w:r>
        <w:rPr>
          <w:b/>
          <w:color w:val="1A1A2E"/>
          <w:sz w:val="17"/>
        </w:rPr>
        <w:t>TEAM MINIMUM STANDARDS — DAILY HARD FLOORS</w:t>
      </w:r>
    </w:p>
    <w:p w14:paraId="353BDDAF" w14:textId="77777777" w:rsidR="006D0F87" w:rsidRDefault="00000000">
      <w:pPr>
        <w:spacing w:after="40" w:line="240" w:lineRule="auto"/>
      </w:pPr>
      <w:r>
        <w:rPr>
          <w:color w:val="7F8C8D"/>
          <w:sz w:val="17"/>
        </w:rPr>
        <w:t>If any team misses their floor, escalate immediately. These are minimums — not targets.</w:t>
      </w:r>
    </w:p>
    <w:tbl>
      <w:tblPr>
        <w:tblStyle w:val="TableGrid"/>
        <w:tblW w:w="10800" w:type="dxa"/>
        <w:tblLook w:val="04A0" w:firstRow="1" w:lastRow="0" w:firstColumn="1" w:lastColumn="0" w:noHBand="0" w:noVBand="1"/>
      </w:tblPr>
      <w:tblGrid>
        <w:gridCol w:w="1208"/>
        <w:gridCol w:w="2852"/>
        <w:gridCol w:w="3197"/>
        <w:gridCol w:w="3543"/>
      </w:tblGrid>
      <w:tr w:rsidR="006D0F87" w14:paraId="09B00509" w14:textId="77777777">
        <w:tc>
          <w:tcPr>
            <w:tcW w:w="1209" w:type="dxa"/>
            <w:shd w:val="clear" w:color="auto" w:fill="2C3E50"/>
            <w:tcMar>
              <w:top w:w="30" w:type="dxa"/>
              <w:left w:w="60" w:type="dxa"/>
              <w:bottom w:w="30" w:type="dxa"/>
              <w:right w:w="60" w:type="dxa"/>
            </w:tcMar>
          </w:tcPr>
          <w:p w14:paraId="54B44F60" w14:textId="77777777" w:rsidR="006D0F87" w:rsidRDefault="00000000">
            <w:pPr>
              <w:spacing w:before="20" w:after="20"/>
            </w:pPr>
            <w:r>
              <w:rPr>
                <w:b/>
                <w:color w:val="FFFFFF"/>
                <w:sz w:val="15"/>
              </w:rPr>
              <w:t>Team</w:t>
            </w:r>
          </w:p>
        </w:tc>
        <w:tc>
          <w:tcPr>
            <w:tcW w:w="2851" w:type="dxa"/>
            <w:shd w:val="clear" w:color="auto" w:fill="2C3E50"/>
            <w:tcMar>
              <w:top w:w="30" w:type="dxa"/>
              <w:left w:w="60" w:type="dxa"/>
              <w:bottom w:w="30" w:type="dxa"/>
              <w:right w:w="60" w:type="dxa"/>
            </w:tcMar>
          </w:tcPr>
          <w:p w14:paraId="2455F6AF" w14:textId="77777777" w:rsidR="006D0F87" w:rsidRDefault="00000000">
            <w:pPr>
              <w:spacing w:before="20" w:after="20"/>
            </w:pPr>
            <w:r>
              <w:rPr>
                <w:b/>
                <w:color w:val="FFFFFF"/>
                <w:sz w:val="15"/>
              </w:rPr>
              <w:t>End of Day 1</w:t>
            </w:r>
          </w:p>
        </w:tc>
        <w:tc>
          <w:tcPr>
            <w:tcW w:w="3196" w:type="dxa"/>
            <w:shd w:val="clear" w:color="auto" w:fill="2C3E50"/>
            <w:tcMar>
              <w:top w:w="30" w:type="dxa"/>
              <w:left w:w="60" w:type="dxa"/>
              <w:bottom w:w="30" w:type="dxa"/>
              <w:right w:w="60" w:type="dxa"/>
            </w:tcMar>
          </w:tcPr>
          <w:p w14:paraId="10E56521" w14:textId="77777777" w:rsidR="006D0F87" w:rsidRDefault="00000000">
            <w:pPr>
              <w:spacing w:before="20" w:after="20"/>
            </w:pPr>
            <w:r>
              <w:rPr>
                <w:b/>
                <w:color w:val="FFFFFF"/>
                <w:sz w:val="15"/>
              </w:rPr>
              <w:t>End of Day 2</w:t>
            </w:r>
          </w:p>
        </w:tc>
        <w:tc>
          <w:tcPr>
            <w:tcW w:w="3542" w:type="dxa"/>
            <w:shd w:val="clear" w:color="auto" w:fill="2C3E50"/>
            <w:tcMar>
              <w:top w:w="30" w:type="dxa"/>
              <w:left w:w="60" w:type="dxa"/>
              <w:bottom w:w="30" w:type="dxa"/>
              <w:right w:w="60" w:type="dxa"/>
            </w:tcMar>
          </w:tcPr>
          <w:p w14:paraId="4B655664" w14:textId="77777777" w:rsidR="006D0F87" w:rsidRDefault="00000000">
            <w:pPr>
              <w:spacing w:before="20" w:after="20"/>
            </w:pPr>
            <w:r>
              <w:rPr>
                <w:b/>
                <w:color w:val="FFFFFF"/>
                <w:sz w:val="15"/>
              </w:rPr>
              <w:t>Day 3 Mission Ready</w:t>
            </w:r>
          </w:p>
        </w:tc>
      </w:tr>
      <w:tr w:rsidR="006D0F87" w14:paraId="23B769B7" w14:textId="77777777">
        <w:tc>
          <w:tcPr>
            <w:tcW w:w="1209" w:type="dxa"/>
            <w:shd w:val="clear" w:color="auto" w:fill="F4F6F9"/>
            <w:tcMar>
              <w:top w:w="30" w:type="dxa"/>
              <w:left w:w="60" w:type="dxa"/>
              <w:bottom w:w="30" w:type="dxa"/>
              <w:right w:w="60" w:type="dxa"/>
            </w:tcMar>
          </w:tcPr>
          <w:p w14:paraId="40BDE16B" w14:textId="77777777" w:rsidR="006D0F87" w:rsidRDefault="00000000">
            <w:pPr>
              <w:spacing w:before="20" w:after="20"/>
            </w:pPr>
            <w:r>
              <w:rPr>
                <w:b/>
                <w:color w:val="2C3E50"/>
                <w:sz w:val="15"/>
              </w:rPr>
              <w:t>INTEGRATION</w:t>
            </w:r>
          </w:p>
        </w:tc>
        <w:tc>
          <w:tcPr>
            <w:tcW w:w="2851" w:type="dxa"/>
            <w:tcMar>
              <w:top w:w="30" w:type="dxa"/>
              <w:left w:w="60" w:type="dxa"/>
              <w:bottom w:w="30" w:type="dxa"/>
              <w:right w:w="60" w:type="dxa"/>
            </w:tcMar>
          </w:tcPr>
          <w:p w14:paraId="4F7D93B9" w14:textId="77777777" w:rsidR="006D0F87" w:rsidRDefault="00000000">
            <w:pPr>
              <w:spacing w:before="20" w:after="20"/>
            </w:pPr>
            <w:r>
              <w:rPr>
                <w:color w:val="2C3E50"/>
                <w:sz w:val="15"/>
              </w:rPr>
              <w:t>Dependency map live. AU ahead of Kelsey.</w:t>
            </w:r>
          </w:p>
        </w:tc>
        <w:tc>
          <w:tcPr>
            <w:tcW w:w="3196" w:type="dxa"/>
            <w:tcMar>
              <w:top w:w="30" w:type="dxa"/>
              <w:left w:w="60" w:type="dxa"/>
              <w:bottom w:w="30" w:type="dxa"/>
              <w:right w:w="60" w:type="dxa"/>
            </w:tcMar>
          </w:tcPr>
          <w:p w14:paraId="1F98EF7C" w14:textId="77777777" w:rsidR="006D0F87" w:rsidRDefault="00000000">
            <w:pPr>
              <w:spacing w:before="20" w:after="20"/>
            </w:pPr>
            <w:r>
              <w:rPr>
                <w:color w:val="2C3E50"/>
                <w:sz w:val="15"/>
              </w:rPr>
              <w:t>Gap list assigned. Go/No-Go data compiled.</w:t>
            </w:r>
          </w:p>
        </w:tc>
        <w:tc>
          <w:tcPr>
            <w:tcW w:w="3542" w:type="dxa"/>
            <w:tcMar>
              <w:top w:w="30" w:type="dxa"/>
              <w:left w:w="60" w:type="dxa"/>
              <w:bottom w:w="30" w:type="dxa"/>
              <w:right w:w="60" w:type="dxa"/>
            </w:tcMar>
          </w:tcPr>
          <w:p w14:paraId="49282244" w14:textId="77777777" w:rsidR="006D0F87" w:rsidRDefault="00000000">
            <w:pPr>
              <w:spacing w:before="20" w:after="20"/>
            </w:pPr>
            <w:r>
              <w:rPr>
                <w:color w:val="2C3E50"/>
                <w:sz w:val="15"/>
              </w:rPr>
              <w:t>Mission Director confirmed. Callout protocol rehearsed.</w:t>
            </w:r>
          </w:p>
        </w:tc>
      </w:tr>
      <w:tr w:rsidR="006D0F87" w14:paraId="4104263C" w14:textId="77777777">
        <w:tc>
          <w:tcPr>
            <w:tcW w:w="1209" w:type="dxa"/>
            <w:shd w:val="clear" w:color="auto" w:fill="F4F6F9"/>
            <w:tcMar>
              <w:top w:w="30" w:type="dxa"/>
              <w:left w:w="60" w:type="dxa"/>
              <w:bottom w:w="30" w:type="dxa"/>
              <w:right w:w="60" w:type="dxa"/>
            </w:tcMar>
          </w:tcPr>
          <w:p w14:paraId="4E5F513E" w14:textId="77777777" w:rsidR="006D0F87" w:rsidRDefault="00000000">
            <w:pPr>
              <w:spacing w:before="20" w:after="20"/>
            </w:pPr>
            <w:r>
              <w:rPr>
                <w:b/>
                <w:color w:val="2C3E50"/>
                <w:sz w:val="15"/>
              </w:rPr>
              <w:t>TANK</w:t>
            </w:r>
          </w:p>
        </w:tc>
        <w:tc>
          <w:tcPr>
            <w:tcW w:w="2851" w:type="dxa"/>
            <w:shd w:val="clear" w:color="auto" w:fill="FAFBFC"/>
            <w:tcMar>
              <w:top w:w="30" w:type="dxa"/>
              <w:left w:w="60" w:type="dxa"/>
              <w:bottom w:w="30" w:type="dxa"/>
              <w:right w:w="60" w:type="dxa"/>
            </w:tcMar>
          </w:tcPr>
          <w:p w14:paraId="39BCA778" w14:textId="77777777" w:rsidR="006D0F87" w:rsidRDefault="00000000">
            <w:pPr>
              <w:spacing w:before="20" w:after="20"/>
            </w:pPr>
            <w:r>
              <w:rPr>
                <w:color w:val="2C3E50"/>
                <w:sz w:val="15"/>
              </w:rPr>
              <w:t>Chassis built. Pi mounted. H-bridge wired.</w:t>
            </w:r>
          </w:p>
        </w:tc>
        <w:tc>
          <w:tcPr>
            <w:tcW w:w="3196" w:type="dxa"/>
            <w:shd w:val="clear" w:color="auto" w:fill="FAFBFC"/>
            <w:tcMar>
              <w:top w:w="30" w:type="dxa"/>
              <w:left w:w="60" w:type="dxa"/>
              <w:bottom w:w="30" w:type="dxa"/>
              <w:right w:w="60" w:type="dxa"/>
            </w:tcMar>
          </w:tcPr>
          <w:p w14:paraId="1571684F" w14:textId="77777777" w:rsidR="006D0F87" w:rsidRDefault="00000000">
            <w:pPr>
              <w:spacing w:before="20" w:after="20"/>
            </w:pPr>
            <w:r>
              <w:rPr>
                <w:color w:val="2C3E50"/>
                <w:sz w:val="15"/>
              </w:rPr>
              <w:t>Remote drive of Kelsey's tank confirmed via RPC.</w:t>
            </w:r>
          </w:p>
        </w:tc>
        <w:tc>
          <w:tcPr>
            <w:tcW w:w="3542" w:type="dxa"/>
            <w:shd w:val="clear" w:color="auto" w:fill="FAFBFC"/>
            <w:tcMar>
              <w:top w:w="30" w:type="dxa"/>
              <w:left w:w="60" w:type="dxa"/>
              <w:bottom w:w="30" w:type="dxa"/>
              <w:right w:w="60" w:type="dxa"/>
            </w:tcMar>
          </w:tcPr>
          <w:p w14:paraId="3ABB5DA4" w14:textId="77777777" w:rsidR="006D0F87" w:rsidRDefault="00000000">
            <w:pPr>
              <w:spacing w:before="20" w:after="20"/>
            </w:pPr>
            <w:r>
              <w:rPr>
                <w:color w:val="2C3E50"/>
                <w:sz w:val="15"/>
              </w:rPr>
              <w:t>Dress rehearsal passed. Workarounds ready.</w:t>
            </w:r>
          </w:p>
        </w:tc>
      </w:tr>
      <w:tr w:rsidR="006D0F87" w14:paraId="37AA7659" w14:textId="77777777">
        <w:tc>
          <w:tcPr>
            <w:tcW w:w="1209" w:type="dxa"/>
            <w:shd w:val="clear" w:color="auto" w:fill="F4F6F9"/>
            <w:tcMar>
              <w:top w:w="30" w:type="dxa"/>
              <w:left w:w="60" w:type="dxa"/>
              <w:bottom w:w="30" w:type="dxa"/>
              <w:right w:w="60" w:type="dxa"/>
            </w:tcMar>
          </w:tcPr>
          <w:p w14:paraId="573B947A" w14:textId="77777777" w:rsidR="006D0F87" w:rsidRDefault="00000000">
            <w:pPr>
              <w:spacing w:before="20" w:after="20"/>
            </w:pPr>
            <w:r>
              <w:rPr>
                <w:b/>
                <w:color w:val="2C3E50"/>
                <w:sz w:val="15"/>
              </w:rPr>
              <w:t>ARM</w:t>
            </w:r>
          </w:p>
        </w:tc>
        <w:tc>
          <w:tcPr>
            <w:tcW w:w="2851" w:type="dxa"/>
            <w:tcMar>
              <w:top w:w="30" w:type="dxa"/>
              <w:left w:w="60" w:type="dxa"/>
              <w:bottom w:w="30" w:type="dxa"/>
              <w:right w:w="60" w:type="dxa"/>
            </w:tcMar>
          </w:tcPr>
          <w:p w14:paraId="23BBED81" w14:textId="77777777" w:rsidR="006D0F87" w:rsidRDefault="00000000">
            <w:pPr>
              <w:spacing w:before="20" w:after="20"/>
            </w:pPr>
            <w:r>
              <w:rPr>
                <w:color w:val="2C3E50"/>
                <w:sz w:val="15"/>
              </w:rPr>
              <w:t>All servos wired to Arduino Mega. Servos 1–3 tested. Servo count confirmed.</w:t>
            </w:r>
          </w:p>
        </w:tc>
        <w:tc>
          <w:tcPr>
            <w:tcW w:w="3196" w:type="dxa"/>
            <w:tcMar>
              <w:top w:w="30" w:type="dxa"/>
              <w:left w:w="60" w:type="dxa"/>
              <w:bottom w:w="30" w:type="dxa"/>
              <w:right w:w="60" w:type="dxa"/>
            </w:tcMar>
          </w:tcPr>
          <w:p w14:paraId="7B9337E4" w14:textId="77777777" w:rsidR="006D0F87" w:rsidRDefault="00000000">
            <w:pPr>
              <w:spacing w:before="20" w:after="20"/>
            </w:pPr>
            <w:r>
              <w:rPr>
                <w:color w:val="2C3E50"/>
                <w:sz w:val="15"/>
              </w:rPr>
              <w:t>All DOF remote-controlled via Pilot GUI.</w:t>
            </w:r>
          </w:p>
        </w:tc>
        <w:tc>
          <w:tcPr>
            <w:tcW w:w="3542" w:type="dxa"/>
            <w:tcMar>
              <w:top w:w="30" w:type="dxa"/>
              <w:left w:w="60" w:type="dxa"/>
              <w:bottom w:w="30" w:type="dxa"/>
              <w:right w:w="60" w:type="dxa"/>
            </w:tcMar>
          </w:tcPr>
          <w:p w14:paraId="59D41159" w14:textId="77777777" w:rsidR="006D0F87" w:rsidRDefault="00000000">
            <w:pPr>
              <w:spacing w:before="20" w:after="20"/>
            </w:pPr>
            <w:r>
              <w:rPr>
                <w:color w:val="2C3E50"/>
                <w:sz w:val="15"/>
              </w:rPr>
              <w:t>Preset positions locked. Dress rehearsal passed.</w:t>
            </w:r>
          </w:p>
        </w:tc>
      </w:tr>
      <w:tr w:rsidR="006D0F87" w14:paraId="08A0574F" w14:textId="77777777">
        <w:tc>
          <w:tcPr>
            <w:tcW w:w="1209" w:type="dxa"/>
            <w:shd w:val="clear" w:color="auto" w:fill="F4F6F9"/>
            <w:tcMar>
              <w:top w:w="30" w:type="dxa"/>
              <w:left w:w="60" w:type="dxa"/>
              <w:bottom w:w="30" w:type="dxa"/>
              <w:right w:w="60" w:type="dxa"/>
            </w:tcMar>
          </w:tcPr>
          <w:p w14:paraId="218B0734" w14:textId="77777777" w:rsidR="006D0F87" w:rsidRDefault="00000000">
            <w:pPr>
              <w:spacing w:before="20" w:after="20"/>
            </w:pPr>
            <w:r>
              <w:rPr>
                <w:b/>
                <w:color w:val="2C3E50"/>
                <w:sz w:val="15"/>
              </w:rPr>
              <w:t>GRIP</w:t>
            </w:r>
          </w:p>
        </w:tc>
        <w:tc>
          <w:tcPr>
            <w:tcW w:w="2851" w:type="dxa"/>
            <w:shd w:val="clear" w:color="auto" w:fill="FAFBFC"/>
            <w:tcMar>
              <w:top w:w="30" w:type="dxa"/>
              <w:left w:w="60" w:type="dxa"/>
              <w:bottom w:w="30" w:type="dxa"/>
              <w:right w:w="60" w:type="dxa"/>
            </w:tcMar>
          </w:tcPr>
          <w:p w14:paraId="6DA02BAE" w14:textId="77777777" w:rsidR="006D0F87" w:rsidRDefault="00000000">
            <w:pPr>
              <w:spacing w:before="20" w:after="20"/>
            </w:pPr>
            <w:r>
              <w:rPr>
                <w:color w:val="2C3E50"/>
                <w:sz w:val="15"/>
              </w:rPr>
              <w:t>First print queued or running. Valve fit concept discussed.</w:t>
            </w:r>
          </w:p>
        </w:tc>
        <w:tc>
          <w:tcPr>
            <w:tcW w:w="3196" w:type="dxa"/>
            <w:shd w:val="clear" w:color="auto" w:fill="FAFBFC"/>
            <w:tcMar>
              <w:top w:w="30" w:type="dxa"/>
              <w:left w:w="60" w:type="dxa"/>
              <w:bottom w:w="30" w:type="dxa"/>
              <w:right w:w="60" w:type="dxa"/>
            </w:tcMar>
          </w:tcPr>
          <w:p w14:paraId="34B8B197" w14:textId="77777777" w:rsidR="006D0F87" w:rsidRDefault="00000000">
            <w:pPr>
              <w:spacing w:before="20" w:after="20"/>
            </w:pPr>
            <w:r>
              <w:rPr>
                <w:color w:val="2C3E50"/>
                <w:sz w:val="15"/>
              </w:rPr>
              <w:t>Gripper fitted to arm. Valve engagement tested.</w:t>
            </w:r>
          </w:p>
        </w:tc>
        <w:tc>
          <w:tcPr>
            <w:tcW w:w="3542" w:type="dxa"/>
            <w:shd w:val="clear" w:color="auto" w:fill="FAFBFC"/>
            <w:tcMar>
              <w:top w:w="30" w:type="dxa"/>
              <w:left w:w="60" w:type="dxa"/>
              <w:bottom w:w="30" w:type="dxa"/>
              <w:right w:w="60" w:type="dxa"/>
            </w:tcMar>
          </w:tcPr>
          <w:p w14:paraId="2C81BF9B" w14:textId="77777777" w:rsidR="006D0F87" w:rsidRDefault="00000000">
            <w:pPr>
              <w:spacing w:before="20" w:after="20"/>
            </w:pPr>
            <w:r>
              <w:rPr>
                <w:color w:val="2C3E50"/>
                <w:sz w:val="15"/>
              </w:rPr>
              <w:t>Valve turned in dress rehearsal. Backup staged.</w:t>
            </w:r>
          </w:p>
        </w:tc>
      </w:tr>
      <w:tr w:rsidR="006D0F87" w14:paraId="217917F3" w14:textId="77777777">
        <w:tc>
          <w:tcPr>
            <w:tcW w:w="1209" w:type="dxa"/>
            <w:shd w:val="clear" w:color="auto" w:fill="F4F6F9"/>
            <w:tcMar>
              <w:top w:w="30" w:type="dxa"/>
              <w:left w:w="60" w:type="dxa"/>
              <w:bottom w:w="30" w:type="dxa"/>
              <w:right w:w="60" w:type="dxa"/>
            </w:tcMar>
          </w:tcPr>
          <w:p w14:paraId="0A421572" w14:textId="77777777" w:rsidR="006D0F87" w:rsidRDefault="00000000">
            <w:pPr>
              <w:spacing w:before="20" w:after="20"/>
            </w:pPr>
            <w:r>
              <w:rPr>
                <w:b/>
                <w:color w:val="2C3E50"/>
                <w:sz w:val="15"/>
              </w:rPr>
              <w:t>POWER</w:t>
            </w:r>
          </w:p>
        </w:tc>
        <w:tc>
          <w:tcPr>
            <w:tcW w:w="2851" w:type="dxa"/>
            <w:tcMar>
              <w:top w:w="30" w:type="dxa"/>
              <w:left w:w="60" w:type="dxa"/>
              <w:bottom w:w="30" w:type="dxa"/>
              <w:right w:w="60" w:type="dxa"/>
            </w:tcMar>
          </w:tcPr>
          <w:p w14:paraId="243D5C2E" w14:textId="77777777" w:rsidR="006D0F87" w:rsidRDefault="00000000">
            <w:pPr>
              <w:spacing w:before="20" w:after="20"/>
            </w:pPr>
            <w:r>
              <w:rPr>
                <w:color w:val="2C3E50"/>
                <w:sz w:val="15"/>
              </w:rPr>
              <w:t>Voltage map exists. No pin-powered servos.</w:t>
            </w:r>
          </w:p>
        </w:tc>
        <w:tc>
          <w:tcPr>
            <w:tcW w:w="3196" w:type="dxa"/>
            <w:tcMar>
              <w:top w:w="30" w:type="dxa"/>
              <w:left w:w="60" w:type="dxa"/>
              <w:bottom w:w="30" w:type="dxa"/>
              <w:right w:w="60" w:type="dxa"/>
            </w:tcMar>
          </w:tcPr>
          <w:p w14:paraId="6106192A" w14:textId="77777777" w:rsidR="006D0F87" w:rsidRDefault="00000000">
            <w:pPr>
              <w:spacing w:before="20" w:after="20"/>
            </w:pPr>
            <w:r>
              <w:rPr>
                <w:color w:val="2C3E50"/>
                <w:sz w:val="15"/>
              </w:rPr>
              <w:t>Full load test passed. Kelsey's batteries charged.</w:t>
            </w:r>
          </w:p>
        </w:tc>
        <w:tc>
          <w:tcPr>
            <w:tcW w:w="3542" w:type="dxa"/>
            <w:tcMar>
              <w:top w:w="30" w:type="dxa"/>
              <w:left w:w="60" w:type="dxa"/>
              <w:bottom w:w="30" w:type="dxa"/>
              <w:right w:w="60" w:type="dxa"/>
            </w:tcMar>
          </w:tcPr>
          <w:p w14:paraId="420052E6" w14:textId="77777777" w:rsidR="006D0F87" w:rsidRDefault="00000000">
            <w:pPr>
              <w:spacing w:before="20" w:after="20"/>
            </w:pPr>
            <w:r>
              <w:rPr>
                <w:color w:val="2C3E50"/>
                <w:sz w:val="15"/>
              </w:rPr>
              <w:t>All systems verified stable before mission start.</w:t>
            </w:r>
          </w:p>
        </w:tc>
      </w:tr>
      <w:tr w:rsidR="006D0F87" w14:paraId="0BDE77D1" w14:textId="77777777">
        <w:tc>
          <w:tcPr>
            <w:tcW w:w="1209" w:type="dxa"/>
            <w:shd w:val="clear" w:color="auto" w:fill="F4F6F9"/>
            <w:tcMar>
              <w:top w:w="30" w:type="dxa"/>
              <w:left w:w="60" w:type="dxa"/>
              <w:bottom w:w="30" w:type="dxa"/>
              <w:right w:w="60" w:type="dxa"/>
            </w:tcMar>
          </w:tcPr>
          <w:p w14:paraId="3D988950" w14:textId="77777777" w:rsidR="006D0F87" w:rsidRDefault="00000000">
            <w:pPr>
              <w:spacing w:before="20" w:after="20"/>
            </w:pPr>
            <w:r>
              <w:rPr>
                <w:b/>
                <w:color w:val="2C3E50"/>
                <w:sz w:val="15"/>
              </w:rPr>
              <w:t>COMMS</w:t>
            </w:r>
          </w:p>
        </w:tc>
        <w:tc>
          <w:tcPr>
            <w:tcW w:w="2851" w:type="dxa"/>
            <w:shd w:val="clear" w:color="auto" w:fill="FAFBFC"/>
            <w:tcMar>
              <w:top w:w="30" w:type="dxa"/>
              <w:left w:w="60" w:type="dxa"/>
              <w:bottom w:w="30" w:type="dxa"/>
              <w:right w:w="60" w:type="dxa"/>
            </w:tcMar>
          </w:tcPr>
          <w:p w14:paraId="1FD89935" w14:textId="77777777" w:rsidR="006D0F87" w:rsidRDefault="00000000">
            <w:pPr>
              <w:spacing w:before="20" w:after="20"/>
            </w:pPr>
            <w:r>
              <w:rPr>
                <w:color w:val="2C3E50"/>
                <w:sz w:val="15"/>
              </w:rPr>
              <w:t>RPC link live by HR6. First relay sent to Kelsey.</w:t>
            </w:r>
          </w:p>
        </w:tc>
        <w:tc>
          <w:tcPr>
            <w:tcW w:w="3196" w:type="dxa"/>
            <w:shd w:val="clear" w:color="auto" w:fill="FAFBFC"/>
            <w:tcMar>
              <w:top w:w="30" w:type="dxa"/>
              <w:left w:w="60" w:type="dxa"/>
              <w:bottom w:w="30" w:type="dxa"/>
              <w:right w:w="60" w:type="dxa"/>
            </w:tcMar>
          </w:tcPr>
          <w:p w14:paraId="537A433F" w14:textId="77777777" w:rsidR="006D0F87" w:rsidRDefault="00000000">
            <w:pPr>
              <w:spacing w:before="20" w:after="20"/>
            </w:pPr>
            <w:r>
              <w:rPr>
                <w:color w:val="2C3E50"/>
                <w:sz w:val="15"/>
              </w:rPr>
              <w:t>Kelsey's build matches AU build on camera.</w:t>
            </w:r>
          </w:p>
        </w:tc>
        <w:tc>
          <w:tcPr>
            <w:tcW w:w="3542" w:type="dxa"/>
            <w:shd w:val="clear" w:color="auto" w:fill="FAFBFC"/>
            <w:tcMar>
              <w:top w:w="30" w:type="dxa"/>
              <w:left w:w="60" w:type="dxa"/>
              <w:bottom w:w="30" w:type="dxa"/>
              <w:right w:w="60" w:type="dxa"/>
            </w:tcMar>
          </w:tcPr>
          <w:p w14:paraId="14729C2F" w14:textId="77777777" w:rsidR="006D0F87" w:rsidRDefault="00000000">
            <w:pPr>
              <w:spacing w:before="20" w:after="20"/>
            </w:pPr>
            <w:r>
              <w:rPr>
                <w:color w:val="2C3E50"/>
                <w:sz w:val="15"/>
              </w:rPr>
              <w:t>Dress rehearsal relay complete. Escalation script rehearsed.</w:t>
            </w:r>
          </w:p>
        </w:tc>
      </w:tr>
      <w:tr w:rsidR="006D0F87" w14:paraId="549B3BC3" w14:textId="77777777">
        <w:tc>
          <w:tcPr>
            <w:tcW w:w="1209" w:type="dxa"/>
            <w:shd w:val="clear" w:color="auto" w:fill="F4F6F9"/>
            <w:tcMar>
              <w:top w:w="30" w:type="dxa"/>
              <w:left w:w="60" w:type="dxa"/>
              <w:bottom w:w="30" w:type="dxa"/>
              <w:right w:w="60" w:type="dxa"/>
            </w:tcMar>
          </w:tcPr>
          <w:p w14:paraId="70A73E00" w14:textId="77777777" w:rsidR="006D0F87" w:rsidRDefault="00000000">
            <w:pPr>
              <w:spacing w:before="20" w:after="20"/>
            </w:pPr>
            <w:r>
              <w:rPr>
                <w:b/>
                <w:color w:val="2C3E50"/>
                <w:sz w:val="15"/>
              </w:rPr>
              <w:t>PILOT</w:t>
            </w:r>
          </w:p>
        </w:tc>
        <w:tc>
          <w:tcPr>
            <w:tcW w:w="2851" w:type="dxa"/>
            <w:tcMar>
              <w:top w:w="30" w:type="dxa"/>
              <w:left w:w="60" w:type="dxa"/>
              <w:bottom w:w="30" w:type="dxa"/>
              <w:right w:w="60" w:type="dxa"/>
            </w:tcMar>
          </w:tcPr>
          <w:p w14:paraId="5B02853A" w14:textId="77777777" w:rsidR="006D0F87" w:rsidRDefault="00000000">
            <w:pPr>
              <w:spacing w:before="20" w:after="20"/>
            </w:pPr>
            <w:r>
              <w:rPr>
                <w:color w:val="2C3E50"/>
                <w:sz w:val="15"/>
              </w:rPr>
              <w:t>GUI framework up. Tank drive controls functional.</w:t>
            </w:r>
          </w:p>
        </w:tc>
        <w:tc>
          <w:tcPr>
            <w:tcW w:w="3196" w:type="dxa"/>
            <w:tcMar>
              <w:top w:w="30" w:type="dxa"/>
              <w:left w:w="60" w:type="dxa"/>
              <w:bottom w:w="30" w:type="dxa"/>
              <w:right w:w="60" w:type="dxa"/>
            </w:tcMar>
          </w:tcPr>
          <w:p w14:paraId="0ABDEC66" w14:textId="77777777" w:rsidR="006D0F87" w:rsidRDefault="00000000">
            <w:pPr>
              <w:spacing w:before="20" w:after="20"/>
            </w:pPr>
            <w:r>
              <w:rPr>
                <w:color w:val="2C3E50"/>
                <w:sz w:val="15"/>
              </w:rPr>
              <w:t>First full remote pilot of Kelsey's robot done.</w:t>
            </w:r>
          </w:p>
        </w:tc>
        <w:tc>
          <w:tcPr>
            <w:tcW w:w="3542" w:type="dxa"/>
            <w:tcMar>
              <w:top w:w="30" w:type="dxa"/>
              <w:left w:w="60" w:type="dxa"/>
              <w:bottom w:w="30" w:type="dxa"/>
              <w:right w:w="60" w:type="dxa"/>
            </w:tcMar>
          </w:tcPr>
          <w:p w14:paraId="3322AEDE" w14:textId="77777777" w:rsidR="006D0F87" w:rsidRDefault="00000000">
            <w:pPr>
              <w:spacing w:before="20" w:after="20"/>
            </w:pPr>
            <w:r>
              <w:rPr>
                <w:color w:val="2C3E50"/>
                <w:sz w:val="15"/>
              </w:rPr>
              <w:t>Full dress rehearsal complete. Latency tuned.</w:t>
            </w:r>
          </w:p>
        </w:tc>
      </w:tr>
    </w:tbl>
    <w:p w14:paraId="62507BC2" w14:textId="77777777" w:rsidR="006D0F87" w:rsidRDefault="00000000">
      <w:pPr>
        <w:spacing w:after="40" w:line="240" w:lineRule="auto"/>
      </w:pPr>
      <w:r>
        <w:rPr>
          <w:sz w:val="17"/>
        </w:rPr>
        <w:br w:type="page"/>
      </w:r>
    </w:p>
    <w:p w14:paraId="44A8AC19" w14:textId="77777777" w:rsidR="006D0F87" w:rsidRPr="00082018" w:rsidRDefault="00000000">
      <w:pPr>
        <w:spacing w:after="40" w:line="240" w:lineRule="auto"/>
        <w:rPr>
          <w:sz w:val="28"/>
          <w:szCs w:val="28"/>
        </w:rPr>
      </w:pPr>
      <w:r w:rsidRPr="00082018">
        <w:rPr>
          <w:b/>
          <w:color w:val="1A1A2E"/>
          <w:sz w:val="20"/>
          <w:szCs w:val="28"/>
        </w:rPr>
        <w:lastRenderedPageBreak/>
        <w:t>FACILITATION LEVERS — USE PROACTIVELY, NOT REACTIVELY</w:t>
      </w:r>
    </w:p>
    <w:p w14:paraId="7437C502" w14:textId="27C3B219" w:rsidR="00082018" w:rsidRDefault="00000000">
      <w:pPr>
        <w:spacing w:after="40" w:line="240" w:lineRule="auto"/>
        <w:rPr>
          <w:color w:val="7F8C8D"/>
          <w:sz w:val="17"/>
        </w:rPr>
      </w:pPr>
      <w:r>
        <w:rPr>
          <w:color w:val="7F8C8D"/>
          <w:sz w:val="17"/>
        </w:rPr>
        <w:t>Scale difficulty in real time. Check team progress every 30 min during build phases.</w:t>
      </w:r>
    </w:p>
    <w:p w14:paraId="6714B233" w14:textId="77777777" w:rsidR="00082018" w:rsidRPr="00082018" w:rsidRDefault="00082018">
      <w:pPr>
        <w:spacing w:after="40" w:line="240" w:lineRule="auto"/>
        <w:rPr>
          <w:color w:val="7F8C8D"/>
          <w:sz w:val="16"/>
          <w:szCs w:val="20"/>
        </w:rPr>
      </w:pPr>
    </w:p>
    <w:p w14:paraId="2CECF3FB" w14:textId="77777777" w:rsidR="006D0F87" w:rsidRPr="00082018" w:rsidRDefault="00000000">
      <w:pPr>
        <w:spacing w:after="40" w:line="240" w:lineRule="auto"/>
        <w:rPr>
          <w:sz w:val="24"/>
          <w:szCs w:val="24"/>
        </w:rPr>
      </w:pPr>
      <w:r w:rsidRPr="00082018">
        <w:rPr>
          <w:b/>
          <w:color w:val="1A1A2E"/>
          <w:sz w:val="18"/>
          <w:szCs w:val="24"/>
        </w:rPr>
        <w:t>Day 1</w:t>
      </w:r>
    </w:p>
    <w:tbl>
      <w:tblPr>
        <w:tblStyle w:val="TableGrid"/>
        <w:tblW w:w="10800" w:type="dxa"/>
        <w:tblLook w:val="04A0" w:firstRow="1" w:lastRow="0" w:firstColumn="1" w:lastColumn="0" w:noHBand="0" w:noVBand="1"/>
      </w:tblPr>
      <w:tblGrid>
        <w:gridCol w:w="5400"/>
        <w:gridCol w:w="5400"/>
      </w:tblGrid>
      <w:tr w:rsidR="006D0F87" w:rsidRPr="00082018" w14:paraId="01608A0B" w14:textId="77777777">
        <w:tc>
          <w:tcPr>
            <w:tcW w:w="5400" w:type="dxa"/>
            <w:shd w:val="clear" w:color="auto" w:fill="EAFAF1"/>
            <w:tcMar>
              <w:top w:w="30" w:type="dxa"/>
              <w:left w:w="60" w:type="dxa"/>
              <w:bottom w:w="30" w:type="dxa"/>
              <w:right w:w="60" w:type="dxa"/>
            </w:tcMar>
          </w:tcPr>
          <w:p w14:paraId="1958B99B" w14:textId="77777777" w:rsidR="006D0F87" w:rsidRPr="00082018" w:rsidRDefault="00000000">
            <w:pPr>
              <w:spacing w:before="20" w:after="20"/>
              <w:rPr>
                <w:sz w:val="24"/>
                <w:szCs w:val="24"/>
              </w:rPr>
            </w:pPr>
            <w:r w:rsidRPr="00082018">
              <w:rPr>
                <w:b/>
                <w:color w:val="27AE60"/>
                <w:sz w:val="16"/>
                <w:szCs w:val="24"/>
              </w:rPr>
              <w:t>🟢  MAKE IT EASIER</w:t>
            </w:r>
          </w:p>
          <w:p w14:paraId="7BD5257A" w14:textId="77777777" w:rsidR="006D0F87" w:rsidRPr="00082018" w:rsidRDefault="00000000">
            <w:pPr>
              <w:pStyle w:val="ListBullet"/>
              <w:spacing w:before="20" w:after="20"/>
              <w:rPr>
                <w:sz w:val="24"/>
                <w:szCs w:val="24"/>
              </w:rPr>
            </w:pPr>
            <w:r w:rsidRPr="00082018">
              <w:rPr>
                <w:color w:val="2C3E50"/>
                <w:sz w:val="16"/>
                <w:szCs w:val="24"/>
              </w:rPr>
              <w:t>Pre-flash MicroSD cards with Pi OS + RPC config</w:t>
            </w:r>
          </w:p>
          <w:p w14:paraId="3B0BC609" w14:textId="77777777" w:rsidR="006D0F87" w:rsidRPr="00082018" w:rsidRDefault="00000000">
            <w:pPr>
              <w:pStyle w:val="ListBullet"/>
              <w:spacing w:before="20" w:after="20"/>
              <w:rPr>
                <w:sz w:val="24"/>
                <w:szCs w:val="24"/>
              </w:rPr>
            </w:pPr>
            <w:r w:rsidRPr="00082018">
              <w:rPr>
                <w:color w:val="2C3E50"/>
                <w:sz w:val="16"/>
                <w:szCs w:val="24"/>
              </w:rPr>
              <w:t>Provide pre-wired breadboard power bus for Power team</w:t>
            </w:r>
          </w:p>
          <w:p w14:paraId="4DB925E7" w14:textId="77777777" w:rsidR="006D0F87" w:rsidRPr="00082018" w:rsidRDefault="00000000">
            <w:pPr>
              <w:pStyle w:val="ListBullet"/>
              <w:spacing w:before="20" w:after="20"/>
              <w:rPr>
                <w:sz w:val="24"/>
                <w:szCs w:val="24"/>
              </w:rPr>
            </w:pPr>
            <w:r w:rsidRPr="00082018">
              <w:rPr>
                <w:color w:val="2C3E50"/>
                <w:sz w:val="16"/>
                <w:szCs w:val="24"/>
              </w:rPr>
              <w:t>Issue servo wiring diagram to Arm team</w:t>
            </w:r>
          </w:p>
          <w:p w14:paraId="52EFF891" w14:textId="77777777" w:rsidR="006D0F87" w:rsidRPr="00082018" w:rsidRDefault="00000000">
            <w:pPr>
              <w:pStyle w:val="ListBullet"/>
              <w:spacing w:before="20" w:after="20"/>
              <w:rPr>
                <w:sz w:val="24"/>
                <w:szCs w:val="24"/>
              </w:rPr>
            </w:pPr>
            <w:r w:rsidRPr="00082018">
              <w:rPr>
                <w:color w:val="2C3E50"/>
                <w:sz w:val="16"/>
                <w:szCs w:val="24"/>
              </w:rPr>
              <w:t>Shorten PDR to 4 min per team to protect build time</w:t>
            </w:r>
          </w:p>
          <w:p w14:paraId="5B1FB0DC" w14:textId="77777777" w:rsidR="006D0F87" w:rsidRPr="00082018" w:rsidRDefault="00000000">
            <w:pPr>
              <w:pStyle w:val="ListBullet"/>
              <w:spacing w:before="20" w:after="20"/>
              <w:rPr>
                <w:sz w:val="24"/>
                <w:szCs w:val="24"/>
              </w:rPr>
            </w:pPr>
            <w:r w:rsidRPr="00082018">
              <w:rPr>
                <w:color w:val="2C3E50"/>
                <w:sz w:val="16"/>
                <w:szCs w:val="24"/>
              </w:rPr>
              <w:t>Pre-print first gripper iteration to save Grip time</w:t>
            </w:r>
          </w:p>
        </w:tc>
        <w:tc>
          <w:tcPr>
            <w:tcW w:w="5400" w:type="dxa"/>
            <w:shd w:val="clear" w:color="auto" w:fill="FDEDEC"/>
            <w:tcMar>
              <w:top w:w="30" w:type="dxa"/>
              <w:left w:w="60" w:type="dxa"/>
              <w:bottom w:w="30" w:type="dxa"/>
              <w:right w:w="60" w:type="dxa"/>
            </w:tcMar>
          </w:tcPr>
          <w:p w14:paraId="69D0CE1F" w14:textId="77777777" w:rsidR="006D0F87" w:rsidRPr="00082018" w:rsidRDefault="00000000">
            <w:pPr>
              <w:spacing w:before="20" w:after="20"/>
              <w:rPr>
                <w:sz w:val="24"/>
                <w:szCs w:val="24"/>
              </w:rPr>
            </w:pPr>
            <w:r w:rsidRPr="00082018">
              <w:rPr>
                <w:b/>
                <w:color w:val="C0392B"/>
                <w:sz w:val="16"/>
                <w:szCs w:val="24"/>
              </w:rPr>
              <w:t>🔴  MAKE IT HARDER</w:t>
            </w:r>
          </w:p>
          <w:p w14:paraId="0A80722D" w14:textId="77777777" w:rsidR="006D0F87" w:rsidRPr="00082018" w:rsidRDefault="00000000">
            <w:pPr>
              <w:pStyle w:val="ListBullet"/>
              <w:spacing w:before="20" w:after="20"/>
              <w:rPr>
                <w:sz w:val="24"/>
                <w:szCs w:val="24"/>
              </w:rPr>
            </w:pPr>
            <w:r w:rsidRPr="00082018">
              <w:rPr>
                <w:color w:val="2C3E50"/>
                <w:sz w:val="16"/>
                <w:szCs w:val="24"/>
              </w:rPr>
              <w:t>Introduce component shortage — one part missing per team; must negotiate</w:t>
            </w:r>
          </w:p>
          <w:p w14:paraId="7CA8E5EF" w14:textId="77777777" w:rsidR="006D0F87" w:rsidRPr="00082018" w:rsidRDefault="00000000">
            <w:pPr>
              <w:pStyle w:val="ListBullet"/>
              <w:spacing w:before="20" w:after="20"/>
              <w:rPr>
                <w:sz w:val="24"/>
                <w:szCs w:val="24"/>
              </w:rPr>
            </w:pPr>
            <w:r w:rsidRPr="00082018">
              <w:rPr>
                <w:color w:val="2C3E50"/>
                <w:sz w:val="16"/>
                <w:szCs w:val="24"/>
              </w:rPr>
              <w:t>Require all Kelsey instructions to be written, not spoken</w:t>
            </w:r>
          </w:p>
          <w:p w14:paraId="768A0DDD" w14:textId="77777777" w:rsidR="006D0F87" w:rsidRPr="00082018" w:rsidRDefault="00000000">
            <w:pPr>
              <w:pStyle w:val="ListBullet"/>
              <w:spacing w:before="20" w:after="20"/>
              <w:rPr>
                <w:sz w:val="24"/>
                <w:szCs w:val="24"/>
              </w:rPr>
            </w:pPr>
            <w:r w:rsidRPr="00082018">
              <w:rPr>
                <w:color w:val="2C3E50"/>
                <w:sz w:val="16"/>
                <w:szCs w:val="24"/>
              </w:rPr>
              <w:t>Add timed relay rule: Comms must relay each step in under 60 seconds or resend</w:t>
            </w:r>
          </w:p>
          <w:p w14:paraId="2942C3DC" w14:textId="77777777" w:rsidR="006D0F87" w:rsidRPr="00082018" w:rsidRDefault="00000000">
            <w:pPr>
              <w:pStyle w:val="ListBullet"/>
              <w:spacing w:before="20" w:after="20"/>
              <w:rPr>
                <w:sz w:val="24"/>
                <w:szCs w:val="24"/>
              </w:rPr>
            </w:pPr>
            <w:r w:rsidRPr="00082018">
              <w:rPr>
                <w:color w:val="2C3E50"/>
                <w:sz w:val="16"/>
                <w:szCs w:val="24"/>
              </w:rPr>
              <w:t>Glenn rejects one PDR design; team must revise and re-present</w:t>
            </w:r>
          </w:p>
        </w:tc>
      </w:tr>
    </w:tbl>
    <w:p w14:paraId="4D90BBC4" w14:textId="77777777" w:rsidR="00082018" w:rsidRPr="00082018" w:rsidRDefault="00082018">
      <w:pPr>
        <w:spacing w:after="40" w:line="240" w:lineRule="auto"/>
        <w:rPr>
          <w:b/>
          <w:color w:val="1A1A2E"/>
          <w:sz w:val="18"/>
          <w:szCs w:val="24"/>
        </w:rPr>
      </w:pPr>
    </w:p>
    <w:p w14:paraId="6F9C8788" w14:textId="1A8DD0D2" w:rsidR="006D0F87" w:rsidRPr="00082018" w:rsidRDefault="00000000">
      <w:pPr>
        <w:spacing w:after="40" w:line="240" w:lineRule="auto"/>
        <w:rPr>
          <w:sz w:val="24"/>
          <w:szCs w:val="24"/>
        </w:rPr>
      </w:pPr>
      <w:r w:rsidRPr="00082018">
        <w:rPr>
          <w:b/>
          <w:color w:val="1A1A2E"/>
          <w:sz w:val="18"/>
          <w:szCs w:val="24"/>
        </w:rPr>
        <w:t>Day 2</w:t>
      </w:r>
    </w:p>
    <w:tbl>
      <w:tblPr>
        <w:tblStyle w:val="TableGrid"/>
        <w:tblW w:w="10800" w:type="dxa"/>
        <w:tblLook w:val="04A0" w:firstRow="1" w:lastRow="0" w:firstColumn="1" w:lastColumn="0" w:noHBand="0" w:noVBand="1"/>
      </w:tblPr>
      <w:tblGrid>
        <w:gridCol w:w="5400"/>
        <w:gridCol w:w="5400"/>
      </w:tblGrid>
      <w:tr w:rsidR="006D0F87" w:rsidRPr="00082018" w14:paraId="1260B2A7" w14:textId="77777777">
        <w:tc>
          <w:tcPr>
            <w:tcW w:w="5400" w:type="dxa"/>
            <w:shd w:val="clear" w:color="auto" w:fill="EAFAF1"/>
            <w:tcMar>
              <w:top w:w="30" w:type="dxa"/>
              <w:left w:w="60" w:type="dxa"/>
              <w:bottom w:w="30" w:type="dxa"/>
              <w:right w:w="60" w:type="dxa"/>
            </w:tcMar>
          </w:tcPr>
          <w:p w14:paraId="63086DCF" w14:textId="77777777" w:rsidR="006D0F87" w:rsidRPr="00082018" w:rsidRDefault="00000000">
            <w:pPr>
              <w:spacing w:before="20" w:after="20"/>
              <w:rPr>
                <w:sz w:val="24"/>
                <w:szCs w:val="24"/>
              </w:rPr>
            </w:pPr>
            <w:r w:rsidRPr="00082018">
              <w:rPr>
                <w:b/>
                <w:color w:val="27AE60"/>
                <w:sz w:val="16"/>
                <w:szCs w:val="24"/>
              </w:rPr>
              <w:t>🟢  MAKE IT EASIER</w:t>
            </w:r>
          </w:p>
          <w:p w14:paraId="556977E3" w14:textId="77777777" w:rsidR="006D0F87" w:rsidRPr="00082018" w:rsidRDefault="00000000">
            <w:pPr>
              <w:pStyle w:val="ListBullet"/>
              <w:spacing w:before="20" w:after="20"/>
              <w:rPr>
                <w:sz w:val="24"/>
                <w:szCs w:val="24"/>
              </w:rPr>
            </w:pPr>
            <w:r w:rsidRPr="00082018">
              <w:rPr>
                <w:color w:val="2C3E50"/>
                <w:sz w:val="16"/>
                <w:szCs w:val="24"/>
              </w:rPr>
              <w:t>Deploy pre-built tank/arm/GUI backups at HR3 deadline — do not wait for teams to ask</w:t>
            </w:r>
          </w:p>
          <w:p w14:paraId="4A292990" w14:textId="77777777" w:rsidR="006D0F87" w:rsidRPr="00082018" w:rsidRDefault="00000000">
            <w:pPr>
              <w:pStyle w:val="ListBullet"/>
              <w:spacing w:before="20" w:after="20"/>
              <w:rPr>
                <w:sz w:val="24"/>
                <w:szCs w:val="24"/>
              </w:rPr>
            </w:pPr>
            <w:r w:rsidRPr="00082018">
              <w:rPr>
                <w:color w:val="2C3E50"/>
                <w:sz w:val="16"/>
                <w:szCs w:val="24"/>
              </w:rPr>
              <w:t>Assign facilitator to quality-check Comms relay in real time</w:t>
            </w:r>
          </w:p>
          <w:p w14:paraId="282C5AF2" w14:textId="77777777" w:rsidR="006D0F87" w:rsidRPr="00082018" w:rsidRDefault="00000000">
            <w:pPr>
              <w:pStyle w:val="ListBullet"/>
              <w:spacing w:before="20" w:after="20"/>
              <w:rPr>
                <w:sz w:val="24"/>
                <w:szCs w:val="24"/>
              </w:rPr>
            </w:pPr>
            <w:r w:rsidRPr="00082018">
              <w:rPr>
                <w:color w:val="2C3E50"/>
                <w:sz w:val="16"/>
                <w:szCs w:val="24"/>
              </w:rPr>
              <w:t>Provide pre-printed gripper if 3D print fails</w:t>
            </w:r>
          </w:p>
          <w:p w14:paraId="48A9C364" w14:textId="77777777" w:rsidR="006D0F87" w:rsidRPr="00082018" w:rsidRDefault="00000000">
            <w:pPr>
              <w:pStyle w:val="ListBullet"/>
              <w:spacing w:before="20" w:after="20"/>
              <w:rPr>
                <w:sz w:val="24"/>
                <w:szCs w:val="24"/>
              </w:rPr>
            </w:pPr>
            <w:r w:rsidRPr="00082018">
              <w:rPr>
                <w:color w:val="2C3E50"/>
                <w:sz w:val="16"/>
                <w:szCs w:val="24"/>
              </w:rPr>
              <w:t>Reduce arm to minimum DOF if 6DOF is blocked</w:t>
            </w:r>
          </w:p>
        </w:tc>
        <w:tc>
          <w:tcPr>
            <w:tcW w:w="5400" w:type="dxa"/>
            <w:shd w:val="clear" w:color="auto" w:fill="FDEDEC"/>
            <w:tcMar>
              <w:top w:w="30" w:type="dxa"/>
              <w:left w:w="60" w:type="dxa"/>
              <w:bottom w:w="30" w:type="dxa"/>
              <w:right w:w="60" w:type="dxa"/>
            </w:tcMar>
          </w:tcPr>
          <w:p w14:paraId="33B9A620" w14:textId="77777777" w:rsidR="006D0F87" w:rsidRPr="00082018" w:rsidRDefault="00000000">
            <w:pPr>
              <w:spacing w:before="20" w:after="20"/>
              <w:rPr>
                <w:sz w:val="24"/>
                <w:szCs w:val="24"/>
              </w:rPr>
            </w:pPr>
            <w:r w:rsidRPr="00082018">
              <w:rPr>
                <w:b/>
                <w:color w:val="C0392B"/>
                <w:sz w:val="16"/>
                <w:szCs w:val="24"/>
              </w:rPr>
              <w:t>🔴  MAKE IT HARDER</w:t>
            </w:r>
          </w:p>
          <w:p w14:paraId="7426E872" w14:textId="77777777" w:rsidR="006D0F87" w:rsidRPr="00082018" w:rsidRDefault="00000000">
            <w:pPr>
              <w:pStyle w:val="ListBullet"/>
              <w:spacing w:before="20" w:after="20"/>
              <w:rPr>
                <w:sz w:val="24"/>
                <w:szCs w:val="24"/>
              </w:rPr>
            </w:pPr>
            <w:r w:rsidRPr="00082018">
              <w:rPr>
                <w:color w:val="2C3E50"/>
                <w:sz w:val="16"/>
                <w:szCs w:val="24"/>
              </w:rPr>
              <w:t>Introduce 5-minute RPC signal drop — teams must recover independently</w:t>
            </w:r>
          </w:p>
          <w:p w14:paraId="13B060EB" w14:textId="77777777" w:rsidR="006D0F87" w:rsidRPr="00082018" w:rsidRDefault="00000000">
            <w:pPr>
              <w:pStyle w:val="ListBullet"/>
              <w:spacing w:before="20" w:after="20"/>
              <w:rPr>
                <w:sz w:val="24"/>
                <w:szCs w:val="24"/>
              </w:rPr>
            </w:pPr>
            <w:r w:rsidRPr="00082018">
              <w:rPr>
                <w:color w:val="2C3E50"/>
                <w:sz w:val="16"/>
                <w:szCs w:val="24"/>
              </w:rPr>
              <w:t>Power team discovers a "faulty fuse" — diagnose and replace under time pressure</w:t>
            </w:r>
          </w:p>
          <w:p w14:paraId="7082C274" w14:textId="77777777" w:rsidR="006D0F87" w:rsidRPr="00082018" w:rsidRDefault="00000000">
            <w:pPr>
              <w:pStyle w:val="ListBullet"/>
              <w:spacing w:before="20" w:after="20"/>
              <w:rPr>
                <w:sz w:val="24"/>
                <w:szCs w:val="24"/>
              </w:rPr>
            </w:pPr>
            <w:r w:rsidRPr="00082018">
              <w:rPr>
                <w:color w:val="2C3E50"/>
                <w:sz w:val="16"/>
                <w:szCs w:val="24"/>
              </w:rPr>
              <w:t>Kelsey reports a build discrepancy — Comms must resolve without showing AU robot</w:t>
            </w:r>
          </w:p>
          <w:p w14:paraId="636AC6FD" w14:textId="77777777" w:rsidR="006D0F87" w:rsidRPr="00082018" w:rsidRDefault="00000000">
            <w:pPr>
              <w:pStyle w:val="ListBullet"/>
              <w:spacing w:before="20" w:after="20"/>
              <w:rPr>
                <w:sz w:val="24"/>
                <w:szCs w:val="24"/>
              </w:rPr>
            </w:pPr>
            <w:r w:rsidRPr="00082018">
              <w:rPr>
                <w:color w:val="2C3E50"/>
                <w:sz w:val="16"/>
                <w:szCs w:val="24"/>
              </w:rPr>
              <w:t>Add mission constraint: robot must complete route in under 8 minutes</w:t>
            </w:r>
          </w:p>
        </w:tc>
      </w:tr>
    </w:tbl>
    <w:p w14:paraId="0253ADC5" w14:textId="77777777" w:rsidR="00082018" w:rsidRPr="00082018" w:rsidRDefault="00082018">
      <w:pPr>
        <w:spacing w:after="40" w:line="240" w:lineRule="auto"/>
        <w:rPr>
          <w:b/>
          <w:color w:val="1A1A2E"/>
          <w:sz w:val="18"/>
          <w:szCs w:val="24"/>
        </w:rPr>
      </w:pPr>
    </w:p>
    <w:p w14:paraId="22B262DF" w14:textId="44801FE0" w:rsidR="006D0F87" w:rsidRPr="00082018" w:rsidRDefault="00000000">
      <w:pPr>
        <w:spacing w:after="40" w:line="240" w:lineRule="auto"/>
        <w:rPr>
          <w:sz w:val="24"/>
          <w:szCs w:val="24"/>
        </w:rPr>
      </w:pPr>
      <w:r w:rsidRPr="00082018">
        <w:rPr>
          <w:b/>
          <w:color w:val="1A1A2E"/>
          <w:sz w:val="18"/>
          <w:szCs w:val="24"/>
        </w:rPr>
        <w:t>Day 3</w:t>
      </w:r>
    </w:p>
    <w:tbl>
      <w:tblPr>
        <w:tblStyle w:val="TableGrid"/>
        <w:tblW w:w="10800" w:type="dxa"/>
        <w:tblLook w:val="04A0" w:firstRow="1" w:lastRow="0" w:firstColumn="1" w:lastColumn="0" w:noHBand="0" w:noVBand="1"/>
      </w:tblPr>
      <w:tblGrid>
        <w:gridCol w:w="5400"/>
        <w:gridCol w:w="5400"/>
      </w:tblGrid>
      <w:tr w:rsidR="006D0F87" w:rsidRPr="00082018" w14:paraId="4C3919CC" w14:textId="77777777">
        <w:tc>
          <w:tcPr>
            <w:tcW w:w="5400" w:type="dxa"/>
            <w:shd w:val="clear" w:color="auto" w:fill="EAFAF1"/>
            <w:tcMar>
              <w:top w:w="30" w:type="dxa"/>
              <w:left w:w="60" w:type="dxa"/>
              <w:bottom w:w="30" w:type="dxa"/>
              <w:right w:w="60" w:type="dxa"/>
            </w:tcMar>
          </w:tcPr>
          <w:p w14:paraId="3087D350" w14:textId="77777777" w:rsidR="006D0F87" w:rsidRPr="00082018" w:rsidRDefault="00000000">
            <w:pPr>
              <w:spacing w:before="20" w:after="20"/>
              <w:rPr>
                <w:sz w:val="24"/>
                <w:szCs w:val="24"/>
              </w:rPr>
            </w:pPr>
            <w:r w:rsidRPr="00082018">
              <w:rPr>
                <w:b/>
                <w:color w:val="27AE60"/>
                <w:sz w:val="16"/>
                <w:szCs w:val="24"/>
              </w:rPr>
              <w:t>🟢  MAKE IT EASIER</w:t>
            </w:r>
          </w:p>
          <w:p w14:paraId="65C276C8" w14:textId="77777777" w:rsidR="006D0F87" w:rsidRPr="00082018" w:rsidRDefault="00000000">
            <w:pPr>
              <w:pStyle w:val="ListBullet"/>
              <w:spacing w:before="20" w:after="20"/>
              <w:rPr>
                <w:sz w:val="24"/>
                <w:szCs w:val="24"/>
              </w:rPr>
            </w:pPr>
            <w:r w:rsidRPr="00082018">
              <w:rPr>
                <w:color w:val="2C3E50"/>
                <w:sz w:val="16"/>
                <w:szCs w:val="24"/>
              </w:rPr>
              <w:t>Simplify Room 2 path — remove one obstacle</w:t>
            </w:r>
          </w:p>
          <w:p w14:paraId="7053C4E0" w14:textId="77777777" w:rsidR="006D0F87" w:rsidRPr="00082018" w:rsidRDefault="00000000">
            <w:pPr>
              <w:pStyle w:val="ListBullet"/>
              <w:spacing w:before="20" w:after="20"/>
              <w:rPr>
                <w:sz w:val="24"/>
                <w:szCs w:val="24"/>
              </w:rPr>
            </w:pPr>
            <w:r w:rsidRPr="00082018">
              <w:rPr>
                <w:color w:val="2C3E50"/>
                <w:sz w:val="16"/>
                <w:szCs w:val="24"/>
              </w:rPr>
              <w:t>Allow Kelsey to manually steady the robot during arm deployment</w:t>
            </w:r>
          </w:p>
          <w:p w14:paraId="58B4A6A1" w14:textId="77777777" w:rsidR="006D0F87" w:rsidRPr="00082018" w:rsidRDefault="00000000">
            <w:pPr>
              <w:pStyle w:val="ListBullet"/>
              <w:spacing w:before="20" w:after="20"/>
              <w:rPr>
                <w:sz w:val="24"/>
                <w:szCs w:val="24"/>
              </w:rPr>
            </w:pPr>
            <w:r w:rsidRPr="00082018">
              <w:rPr>
                <w:color w:val="2C3E50"/>
                <w:sz w:val="16"/>
                <w:szCs w:val="24"/>
              </w:rPr>
              <w:t>Expand mission time window by 15 minutes</w:t>
            </w:r>
          </w:p>
          <w:p w14:paraId="25696600" w14:textId="77777777" w:rsidR="006D0F87" w:rsidRPr="00082018" w:rsidRDefault="00000000">
            <w:pPr>
              <w:pStyle w:val="ListBullet"/>
              <w:spacing w:before="20" w:after="20"/>
              <w:rPr>
                <w:sz w:val="24"/>
                <w:szCs w:val="24"/>
              </w:rPr>
            </w:pPr>
            <w:r w:rsidRPr="00082018">
              <w:rPr>
                <w:color w:val="2C3E50"/>
                <w:sz w:val="16"/>
                <w:szCs w:val="24"/>
              </w:rPr>
              <w:t>Reduce valve turn requirement (90° instead of full close)</w:t>
            </w:r>
          </w:p>
        </w:tc>
        <w:tc>
          <w:tcPr>
            <w:tcW w:w="5400" w:type="dxa"/>
            <w:shd w:val="clear" w:color="auto" w:fill="FDEDEC"/>
            <w:tcMar>
              <w:top w:w="30" w:type="dxa"/>
              <w:left w:w="60" w:type="dxa"/>
              <w:bottom w:w="30" w:type="dxa"/>
              <w:right w:w="60" w:type="dxa"/>
            </w:tcMar>
          </w:tcPr>
          <w:p w14:paraId="577ADCF9" w14:textId="77777777" w:rsidR="006D0F87" w:rsidRPr="00082018" w:rsidRDefault="00000000">
            <w:pPr>
              <w:spacing w:before="20" w:after="20"/>
              <w:rPr>
                <w:sz w:val="24"/>
                <w:szCs w:val="24"/>
              </w:rPr>
            </w:pPr>
            <w:r w:rsidRPr="00082018">
              <w:rPr>
                <w:b/>
                <w:color w:val="C0392B"/>
                <w:sz w:val="16"/>
                <w:szCs w:val="24"/>
              </w:rPr>
              <w:t>🔴  MAKE IT HARDER</w:t>
            </w:r>
          </w:p>
          <w:p w14:paraId="1F7C2788" w14:textId="77777777" w:rsidR="006D0F87" w:rsidRPr="00082018" w:rsidRDefault="00000000">
            <w:pPr>
              <w:pStyle w:val="ListBullet"/>
              <w:spacing w:before="20" w:after="20"/>
              <w:rPr>
                <w:sz w:val="24"/>
                <w:szCs w:val="24"/>
              </w:rPr>
            </w:pPr>
            <w:r w:rsidRPr="00082018">
              <w:rPr>
                <w:color w:val="2C3E50"/>
                <w:sz w:val="16"/>
                <w:szCs w:val="24"/>
              </w:rPr>
              <w:t>Degrade RPC to video-only for 3 minutes — Pilot must adapt without audio</w:t>
            </w:r>
          </w:p>
          <w:p w14:paraId="79055588" w14:textId="77777777" w:rsidR="006D0F87" w:rsidRPr="00082018" w:rsidRDefault="00000000">
            <w:pPr>
              <w:pStyle w:val="ListBullet"/>
              <w:spacing w:before="20" w:after="20"/>
              <w:rPr>
                <w:sz w:val="24"/>
                <w:szCs w:val="24"/>
              </w:rPr>
            </w:pPr>
            <w:r w:rsidRPr="00082018">
              <w:rPr>
                <w:color w:val="2C3E50"/>
                <w:sz w:val="16"/>
                <w:szCs w:val="24"/>
              </w:rPr>
              <w:t>Comms loses audio for 60 seconds — Pilot must hold position</w:t>
            </w:r>
          </w:p>
          <w:p w14:paraId="5CAF4D66" w14:textId="77777777" w:rsidR="006D0F87" w:rsidRPr="00082018" w:rsidRDefault="00000000">
            <w:pPr>
              <w:pStyle w:val="ListBullet"/>
              <w:spacing w:before="20" w:after="20"/>
              <w:rPr>
                <w:sz w:val="24"/>
                <w:szCs w:val="24"/>
              </w:rPr>
            </w:pPr>
            <w:r w:rsidRPr="00082018">
              <w:rPr>
                <w:color w:val="2C3E50"/>
                <w:sz w:val="16"/>
                <w:szCs w:val="24"/>
              </w:rPr>
              <w:t>Introduce secondary obstacle not present in dress rehearsal</w:t>
            </w:r>
          </w:p>
        </w:tc>
      </w:tr>
    </w:tbl>
    <w:p w14:paraId="459F757C" w14:textId="77777777" w:rsidR="006D0F87" w:rsidRDefault="006D0F87">
      <w:pPr>
        <w:spacing w:after="0" w:line="240" w:lineRule="auto"/>
      </w:pPr>
    </w:p>
    <w:p w14:paraId="17CB16B0" w14:textId="77777777" w:rsidR="00082018" w:rsidRDefault="00082018">
      <w:pPr>
        <w:spacing w:after="40" w:line="240" w:lineRule="auto"/>
        <w:rPr>
          <w:b/>
          <w:color w:val="1A1A2E"/>
          <w:sz w:val="20"/>
          <w:szCs w:val="28"/>
        </w:rPr>
      </w:pPr>
    </w:p>
    <w:p w14:paraId="4C2668F0" w14:textId="77777777" w:rsidR="00082018" w:rsidRDefault="00082018">
      <w:pPr>
        <w:spacing w:after="40" w:line="240" w:lineRule="auto"/>
        <w:rPr>
          <w:b/>
          <w:color w:val="1A1A2E"/>
          <w:sz w:val="20"/>
          <w:szCs w:val="28"/>
        </w:rPr>
      </w:pPr>
    </w:p>
    <w:p w14:paraId="7A3D9680" w14:textId="77777777" w:rsidR="00082018" w:rsidRDefault="00082018">
      <w:pPr>
        <w:spacing w:after="40" w:line="240" w:lineRule="auto"/>
        <w:rPr>
          <w:b/>
          <w:color w:val="1A1A2E"/>
          <w:sz w:val="20"/>
          <w:szCs w:val="28"/>
        </w:rPr>
      </w:pPr>
    </w:p>
    <w:p w14:paraId="116AEFBD" w14:textId="7894A9A8" w:rsidR="006D0F87" w:rsidRPr="00082018" w:rsidRDefault="00000000">
      <w:pPr>
        <w:spacing w:after="40" w:line="240" w:lineRule="auto"/>
        <w:rPr>
          <w:sz w:val="28"/>
          <w:szCs w:val="28"/>
        </w:rPr>
      </w:pPr>
      <w:r w:rsidRPr="00082018">
        <w:rPr>
          <w:b/>
          <w:color w:val="1A1A2E"/>
          <w:sz w:val="20"/>
          <w:szCs w:val="28"/>
        </w:rPr>
        <w:t>GO / NO-GO DECISION — DAY 2 HR7</w:t>
      </w:r>
    </w:p>
    <w:tbl>
      <w:tblPr>
        <w:tblStyle w:val="TableGrid"/>
        <w:tblW w:w="10800" w:type="dxa"/>
        <w:tblLook w:val="04A0" w:firstRow="1" w:lastRow="0" w:firstColumn="1" w:lastColumn="0" w:noHBand="0" w:noVBand="1"/>
      </w:tblPr>
      <w:tblGrid>
        <w:gridCol w:w="3600"/>
        <w:gridCol w:w="3600"/>
        <w:gridCol w:w="3600"/>
      </w:tblGrid>
      <w:tr w:rsidR="006D0F87" w14:paraId="07C4CD4A" w14:textId="77777777">
        <w:tc>
          <w:tcPr>
            <w:tcW w:w="3600" w:type="dxa"/>
            <w:shd w:val="clear" w:color="auto" w:fill="2C3E50"/>
            <w:tcMar>
              <w:top w:w="30" w:type="dxa"/>
              <w:left w:w="60" w:type="dxa"/>
              <w:bottom w:w="30" w:type="dxa"/>
              <w:right w:w="60" w:type="dxa"/>
            </w:tcMar>
          </w:tcPr>
          <w:p w14:paraId="4E7BE965" w14:textId="77777777" w:rsidR="006D0F87" w:rsidRDefault="00000000">
            <w:pPr>
              <w:spacing w:before="20" w:after="20"/>
            </w:pPr>
            <w:r>
              <w:rPr>
                <w:b/>
                <w:color w:val="FFFFFF"/>
                <w:sz w:val="15"/>
              </w:rPr>
              <w:t>Question</w:t>
            </w:r>
          </w:p>
        </w:tc>
        <w:tc>
          <w:tcPr>
            <w:tcW w:w="3600" w:type="dxa"/>
            <w:shd w:val="clear" w:color="auto" w:fill="2C3E50"/>
            <w:tcMar>
              <w:top w:w="30" w:type="dxa"/>
              <w:left w:w="60" w:type="dxa"/>
              <w:bottom w:w="30" w:type="dxa"/>
              <w:right w:w="60" w:type="dxa"/>
            </w:tcMar>
          </w:tcPr>
          <w:p w14:paraId="02B5A954" w14:textId="77777777" w:rsidR="006D0F87" w:rsidRDefault="00000000">
            <w:pPr>
              <w:spacing w:before="20" w:after="20"/>
            </w:pPr>
            <w:r>
              <w:rPr>
                <w:b/>
                <w:color w:val="FFFFFF"/>
                <w:sz w:val="15"/>
              </w:rPr>
              <w:t>GO Criteria</w:t>
            </w:r>
          </w:p>
        </w:tc>
        <w:tc>
          <w:tcPr>
            <w:tcW w:w="3600" w:type="dxa"/>
            <w:shd w:val="clear" w:color="auto" w:fill="2C3E50"/>
            <w:tcMar>
              <w:top w:w="30" w:type="dxa"/>
              <w:left w:w="60" w:type="dxa"/>
              <w:bottom w:w="30" w:type="dxa"/>
              <w:right w:w="60" w:type="dxa"/>
            </w:tcMar>
          </w:tcPr>
          <w:p w14:paraId="0E2DA2A2" w14:textId="77777777" w:rsidR="006D0F87" w:rsidRDefault="00000000">
            <w:pPr>
              <w:spacing w:before="20" w:after="20"/>
            </w:pPr>
            <w:r>
              <w:rPr>
                <w:b/>
                <w:color w:val="FFFFFF"/>
                <w:sz w:val="15"/>
              </w:rPr>
              <w:t>NO-GO Action</w:t>
            </w:r>
          </w:p>
        </w:tc>
      </w:tr>
      <w:tr w:rsidR="006D0F87" w14:paraId="43688CD7" w14:textId="77777777">
        <w:tc>
          <w:tcPr>
            <w:tcW w:w="3600" w:type="dxa"/>
            <w:tcMar>
              <w:top w:w="30" w:type="dxa"/>
              <w:left w:w="60" w:type="dxa"/>
              <w:bottom w:w="30" w:type="dxa"/>
              <w:right w:w="60" w:type="dxa"/>
            </w:tcMar>
          </w:tcPr>
          <w:p w14:paraId="24044F59" w14:textId="77777777" w:rsidR="006D0F87" w:rsidRDefault="00000000">
            <w:pPr>
              <w:spacing w:before="20" w:after="20"/>
            </w:pPr>
            <w:r>
              <w:rPr>
                <w:color w:val="2C3E50"/>
                <w:sz w:val="15"/>
              </w:rPr>
              <w:t>Remote-drive Kelsey's tank?</w:t>
            </w:r>
          </w:p>
        </w:tc>
        <w:tc>
          <w:tcPr>
            <w:tcW w:w="3600" w:type="dxa"/>
            <w:shd w:val="clear" w:color="auto" w:fill="EAFAF1"/>
            <w:tcMar>
              <w:top w:w="30" w:type="dxa"/>
              <w:left w:w="60" w:type="dxa"/>
              <w:bottom w:w="30" w:type="dxa"/>
              <w:right w:w="60" w:type="dxa"/>
            </w:tcMar>
          </w:tcPr>
          <w:p w14:paraId="5464DD67" w14:textId="77777777" w:rsidR="006D0F87" w:rsidRDefault="00000000">
            <w:pPr>
              <w:spacing w:before="20" w:after="20"/>
            </w:pPr>
            <w:r>
              <w:rPr>
                <w:color w:val="27AE60"/>
                <w:sz w:val="15"/>
              </w:rPr>
              <w:t>Confirmed — Pilot has driven it</w:t>
            </w:r>
          </w:p>
        </w:tc>
        <w:tc>
          <w:tcPr>
            <w:tcW w:w="3600" w:type="dxa"/>
            <w:shd w:val="clear" w:color="auto" w:fill="FDEDEC"/>
            <w:tcMar>
              <w:top w:w="30" w:type="dxa"/>
              <w:left w:w="60" w:type="dxa"/>
              <w:bottom w:w="30" w:type="dxa"/>
              <w:right w:w="60" w:type="dxa"/>
            </w:tcMar>
          </w:tcPr>
          <w:p w14:paraId="3C8E8A9D" w14:textId="77777777" w:rsidR="006D0F87" w:rsidRDefault="00000000">
            <w:pPr>
              <w:spacing w:before="20" w:after="20"/>
            </w:pPr>
            <w:r>
              <w:rPr>
                <w:color w:val="C0392B"/>
                <w:sz w:val="15"/>
              </w:rPr>
              <w:t>Overnight troubleshoot or simplify chassis</w:t>
            </w:r>
          </w:p>
        </w:tc>
      </w:tr>
      <w:tr w:rsidR="006D0F87" w14:paraId="72DF2BA5" w14:textId="77777777">
        <w:tc>
          <w:tcPr>
            <w:tcW w:w="3600" w:type="dxa"/>
            <w:tcMar>
              <w:top w:w="30" w:type="dxa"/>
              <w:left w:w="60" w:type="dxa"/>
              <w:bottom w:w="30" w:type="dxa"/>
              <w:right w:w="60" w:type="dxa"/>
            </w:tcMar>
          </w:tcPr>
          <w:p w14:paraId="1CEFEBD9" w14:textId="77777777" w:rsidR="006D0F87" w:rsidRDefault="00000000">
            <w:pPr>
              <w:spacing w:before="20" w:after="20"/>
            </w:pPr>
            <w:r>
              <w:rPr>
                <w:color w:val="2C3E50"/>
                <w:sz w:val="15"/>
              </w:rPr>
              <w:t>Remote-control Kelsey's arm?</w:t>
            </w:r>
          </w:p>
        </w:tc>
        <w:tc>
          <w:tcPr>
            <w:tcW w:w="3600" w:type="dxa"/>
            <w:shd w:val="clear" w:color="auto" w:fill="EAFAF1"/>
            <w:tcMar>
              <w:top w:w="30" w:type="dxa"/>
              <w:left w:w="60" w:type="dxa"/>
              <w:bottom w:w="30" w:type="dxa"/>
              <w:right w:w="60" w:type="dxa"/>
            </w:tcMar>
          </w:tcPr>
          <w:p w14:paraId="3B37B235" w14:textId="77777777" w:rsidR="006D0F87" w:rsidRDefault="00000000">
            <w:pPr>
              <w:spacing w:before="20" w:after="20"/>
            </w:pPr>
            <w:r>
              <w:rPr>
                <w:color w:val="27AE60"/>
                <w:sz w:val="15"/>
              </w:rPr>
              <w:t>All DOF responding via GUI</w:t>
            </w:r>
          </w:p>
        </w:tc>
        <w:tc>
          <w:tcPr>
            <w:tcW w:w="3600" w:type="dxa"/>
            <w:shd w:val="clear" w:color="auto" w:fill="FDEDEC"/>
            <w:tcMar>
              <w:top w:w="30" w:type="dxa"/>
              <w:left w:w="60" w:type="dxa"/>
              <w:bottom w:w="30" w:type="dxa"/>
              <w:right w:w="60" w:type="dxa"/>
            </w:tcMar>
          </w:tcPr>
          <w:p w14:paraId="62BC74F1" w14:textId="77777777" w:rsidR="006D0F87" w:rsidRDefault="00000000">
            <w:pPr>
              <w:spacing w:before="20" w:after="20"/>
            </w:pPr>
            <w:r>
              <w:rPr>
                <w:color w:val="C0392B"/>
                <w:sz w:val="15"/>
              </w:rPr>
              <w:t>Reduce to essential DOF only</w:t>
            </w:r>
          </w:p>
        </w:tc>
      </w:tr>
      <w:tr w:rsidR="006D0F87" w14:paraId="379EC02C" w14:textId="77777777">
        <w:tc>
          <w:tcPr>
            <w:tcW w:w="3600" w:type="dxa"/>
            <w:tcMar>
              <w:top w:w="30" w:type="dxa"/>
              <w:left w:w="60" w:type="dxa"/>
              <w:bottom w:w="30" w:type="dxa"/>
              <w:right w:w="60" w:type="dxa"/>
            </w:tcMar>
          </w:tcPr>
          <w:p w14:paraId="769A60EF" w14:textId="77777777" w:rsidR="006D0F87" w:rsidRDefault="00000000">
            <w:pPr>
              <w:spacing w:before="20" w:after="20"/>
            </w:pPr>
            <w:r>
              <w:rPr>
                <w:color w:val="2C3E50"/>
                <w:sz w:val="15"/>
              </w:rPr>
              <w:t>Gripper engages valve?</w:t>
            </w:r>
          </w:p>
        </w:tc>
        <w:tc>
          <w:tcPr>
            <w:tcW w:w="3600" w:type="dxa"/>
            <w:shd w:val="clear" w:color="auto" w:fill="EAFAF1"/>
            <w:tcMar>
              <w:top w:w="30" w:type="dxa"/>
              <w:left w:w="60" w:type="dxa"/>
              <w:bottom w:w="30" w:type="dxa"/>
              <w:right w:w="60" w:type="dxa"/>
            </w:tcMar>
          </w:tcPr>
          <w:p w14:paraId="1B85A4BE" w14:textId="77777777" w:rsidR="006D0F87" w:rsidRDefault="00000000">
            <w:pPr>
              <w:spacing w:before="20" w:after="20"/>
            </w:pPr>
            <w:r>
              <w:rPr>
                <w:color w:val="27AE60"/>
                <w:sz w:val="15"/>
              </w:rPr>
              <w:t>Tested on real device</w:t>
            </w:r>
          </w:p>
        </w:tc>
        <w:tc>
          <w:tcPr>
            <w:tcW w:w="3600" w:type="dxa"/>
            <w:shd w:val="clear" w:color="auto" w:fill="FDEDEC"/>
            <w:tcMar>
              <w:top w:w="30" w:type="dxa"/>
              <w:left w:w="60" w:type="dxa"/>
              <w:bottom w:w="30" w:type="dxa"/>
              <w:right w:w="60" w:type="dxa"/>
            </w:tcMar>
          </w:tcPr>
          <w:p w14:paraId="710DC07F" w14:textId="77777777" w:rsidR="006D0F87" w:rsidRDefault="00000000">
            <w:pPr>
              <w:spacing w:before="20" w:after="20"/>
            </w:pPr>
            <w:r>
              <w:rPr>
                <w:color w:val="C0392B"/>
                <w:sz w:val="15"/>
              </w:rPr>
              <w:t>Adjust design or use manual backup</w:t>
            </w:r>
          </w:p>
        </w:tc>
      </w:tr>
      <w:tr w:rsidR="006D0F87" w14:paraId="7E0DCBFB" w14:textId="77777777">
        <w:tc>
          <w:tcPr>
            <w:tcW w:w="3600" w:type="dxa"/>
            <w:tcMar>
              <w:top w:w="30" w:type="dxa"/>
              <w:left w:w="60" w:type="dxa"/>
              <w:bottom w:w="30" w:type="dxa"/>
              <w:right w:w="60" w:type="dxa"/>
            </w:tcMar>
          </w:tcPr>
          <w:p w14:paraId="603F3186" w14:textId="77777777" w:rsidR="006D0F87" w:rsidRDefault="00000000">
            <w:pPr>
              <w:spacing w:before="20" w:after="20"/>
            </w:pPr>
            <w:r>
              <w:rPr>
                <w:color w:val="2C3E50"/>
                <w:sz w:val="15"/>
              </w:rPr>
              <w:t>Power lasts full mission?</w:t>
            </w:r>
          </w:p>
        </w:tc>
        <w:tc>
          <w:tcPr>
            <w:tcW w:w="3600" w:type="dxa"/>
            <w:shd w:val="clear" w:color="auto" w:fill="EAFAF1"/>
            <w:tcMar>
              <w:top w:w="30" w:type="dxa"/>
              <w:left w:w="60" w:type="dxa"/>
              <w:bottom w:w="30" w:type="dxa"/>
              <w:right w:w="60" w:type="dxa"/>
            </w:tcMar>
          </w:tcPr>
          <w:p w14:paraId="735BBDD7" w14:textId="77777777" w:rsidR="006D0F87" w:rsidRDefault="00000000">
            <w:pPr>
              <w:spacing w:before="20" w:after="20"/>
            </w:pPr>
            <w:r>
              <w:rPr>
                <w:color w:val="27AE60"/>
                <w:sz w:val="15"/>
              </w:rPr>
              <w:t>Endurance confirmed</w:t>
            </w:r>
          </w:p>
        </w:tc>
        <w:tc>
          <w:tcPr>
            <w:tcW w:w="3600" w:type="dxa"/>
            <w:shd w:val="clear" w:color="auto" w:fill="FDEDEC"/>
            <w:tcMar>
              <w:top w:w="30" w:type="dxa"/>
              <w:left w:w="60" w:type="dxa"/>
              <w:bottom w:w="30" w:type="dxa"/>
              <w:right w:w="60" w:type="dxa"/>
            </w:tcMar>
          </w:tcPr>
          <w:p w14:paraId="218ECAFB" w14:textId="77777777" w:rsidR="006D0F87" w:rsidRDefault="00000000">
            <w:pPr>
              <w:spacing w:before="20" w:after="20"/>
            </w:pPr>
            <w:r>
              <w:rPr>
                <w:color w:val="C0392B"/>
                <w:sz w:val="15"/>
              </w:rPr>
              <w:t>Plan shorter mission window</w:t>
            </w:r>
          </w:p>
        </w:tc>
      </w:tr>
      <w:tr w:rsidR="006D0F87" w14:paraId="4E646443" w14:textId="77777777">
        <w:tc>
          <w:tcPr>
            <w:tcW w:w="3600" w:type="dxa"/>
            <w:tcMar>
              <w:top w:w="30" w:type="dxa"/>
              <w:left w:w="60" w:type="dxa"/>
              <w:bottom w:w="30" w:type="dxa"/>
              <w:right w:w="60" w:type="dxa"/>
            </w:tcMar>
          </w:tcPr>
          <w:p w14:paraId="7257635A" w14:textId="77777777" w:rsidR="006D0F87" w:rsidRDefault="00000000">
            <w:pPr>
              <w:spacing w:before="20" w:after="20"/>
            </w:pPr>
            <w:r>
              <w:rPr>
                <w:color w:val="2C3E50"/>
                <w:sz w:val="15"/>
              </w:rPr>
              <w:t>Comms reliable end-to-end?</w:t>
            </w:r>
          </w:p>
        </w:tc>
        <w:tc>
          <w:tcPr>
            <w:tcW w:w="3600" w:type="dxa"/>
            <w:shd w:val="clear" w:color="auto" w:fill="EAFAF1"/>
            <w:tcMar>
              <w:top w:w="30" w:type="dxa"/>
              <w:left w:w="60" w:type="dxa"/>
              <w:bottom w:w="30" w:type="dxa"/>
              <w:right w:w="60" w:type="dxa"/>
            </w:tcMar>
          </w:tcPr>
          <w:p w14:paraId="1D8B679D" w14:textId="77777777" w:rsidR="006D0F87" w:rsidRDefault="00000000">
            <w:pPr>
              <w:spacing w:before="20" w:after="20"/>
            </w:pPr>
            <w:r>
              <w:rPr>
                <w:color w:val="27AE60"/>
                <w:sz w:val="15"/>
              </w:rPr>
              <w:t>Backup channel also ready</w:t>
            </w:r>
          </w:p>
        </w:tc>
        <w:tc>
          <w:tcPr>
            <w:tcW w:w="3600" w:type="dxa"/>
            <w:shd w:val="clear" w:color="auto" w:fill="FDEDEC"/>
            <w:tcMar>
              <w:top w:w="30" w:type="dxa"/>
              <w:left w:w="60" w:type="dxa"/>
              <w:bottom w:w="30" w:type="dxa"/>
              <w:right w:w="60" w:type="dxa"/>
            </w:tcMar>
          </w:tcPr>
          <w:p w14:paraId="0812A584" w14:textId="77777777" w:rsidR="006D0F87" w:rsidRDefault="00000000">
            <w:pPr>
              <w:spacing w:before="20" w:after="20"/>
            </w:pPr>
            <w:r>
              <w:rPr>
                <w:color w:val="C0392B"/>
                <w:sz w:val="15"/>
              </w:rPr>
              <w:t>Set up backup channel tonight</w:t>
            </w:r>
          </w:p>
        </w:tc>
      </w:tr>
      <w:tr w:rsidR="006D0F87" w14:paraId="4A356348" w14:textId="77777777">
        <w:tc>
          <w:tcPr>
            <w:tcW w:w="3600" w:type="dxa"/>
            <w:tcMar>
              <w:top w:w="30" w:type="dxa"/>
              <w:left w:w="60" w:type="dxa"/>
              <w:bottom w:w="30" w:type="dxa"/>
              <w:right w:w="60" w:type="dxa"/>
            </w:tcMar>
          </w:tcPr>
          <w:p w14:paraId="7C6737BA" w14:textId="77777777" w:rsidR="006D0F87" w:rsidRDefault="00000000">
            <w:pPr>
              <w:spacing w:before="20" w:after="20"/>
            </w:pPr>
            <w:r>
              <w:rPr>
                <w:color w:val="2C3E50"/>
                <w:sz w:val="15"/>
              </w:rPr>
              <w:t>GUI works on Kelsey's robot?</w:t>
            </w:r>
          </w:p>
        </w:tc>
        <w:tc>
          <w:tcPr>
            <w:tcW w:w="3600" w:type="dxa"/>
            <w:shd w:val="clear" w:color="auto" w:fill="EAFAF1"/>
            <w:tcMar>
              <w:top w:w="30" w:type="dxa"/>
              <w:left w:w="60" w:type="dxa"/>
              <w:bottom w:w="30" w:type="dxa"/>
              <w:right w:w="60" w:type="dxa"/>
            </w:tcMar>
          </w:tcPr>
          <w:p w14:paraId="1ED1CF29" w14:textId="77777777" w:rsidR="006D0F87" w:rsidRDefault="00000000">
            <w:pPr>
              <w:spacing w:before="20" w:after="20"/>
            </w:pPr>
            <w:r>
              <w:rPr>
                <w:color w:val="27AE60"/>
                <w:sz w:val="15"/>
              </w:rPr>
              <w:t>Tested directly on her system</w:t>
            </w:r>
          </w:p>
        </w:tc>
        <w:tc>
          <w:tcPr>
            <w:tcW w:w="3600" w:type="dxa"/>
            <w:shd w:val="clear" w:color="auto" w:fill="FDEDEC"/>
            <w:tcMar>
              <w:top w:w="30" w:type="dxa"/>
              <w:left w:w="60" w:type="dxa"/>
              <w:bottom w:w="30" w:type="dxa"/>
              <w:right w:w="60" w:type="dxa"/>
            </w:tcMar>
          </w:tcPr>
          <w:p w14:paraId="720523A5" w14:textId="77777777" w:rsidR="006D0F87" w:rsidRDefault="00000000">
            <w:pPr>
              <w:spacing w:before="20" w:after="20"/>
            </w:pPr>
            <w:r>
              <w:rPr>
                <w:color w:val="C0392B"/>
                <w:sz w:val="15"/>
              </w:rPr>
              <w:t>Overnight fix or swap to backup GUI</w:t>
            </w:r>
          </w:p>
        </w:tc>
      </w:tr>
    </w:tbl>
    <w:p w14:paraId="7D2EA22F" w14:textId="77777777" w:rsidR="006D0F87" w:rsidRDefault="00000000">
      <w:pPr>
        <w:spacing w:after="40" w:line="240" w:lineRule="auto"/>
      </w:pPr>
      <w:r>
        <w:rPr>
          <w:sz w:val="17"/>
        </w:rPr>
        <w:br w:type="page"/>
      </w:r>
    </w:p>
    <w:p w14:paraId="0110EDE6" w14:textId="77777777" w:rsidR="006D0F87" w:rsidRPr="00082018" w:rsidRDefault="00000000">
      <w:pPr>
        <w:spacing w:after="40" w:line="240" w:lineRule="auto"/>
        <w:rPr>
          <w:sz w:val="28"/>
          <w:szCs w:val="28"/>
        </w:rPr>
      </w:pPr>
      <w:r w:rsidRPr="00082018">
        <w:rPr>
          <w:b/>
          <w:color w:val="1A1A2E"/>
          <w:sz w:val="20"/>
          <w:szCs w:val="28"/>
        </w:rPr>
        <w:lastRenderedPageBreak/>
        <w:t>CRISIS SCRIPTS — ESCALATION SEQUENCE</w:t>
      </w:r>
    </w:p>
    <w:p w14:paraId="018337BF" w14:textId="77777777" w:rsidR="006D0F87" w:rsidRDefault="00000000">
      <w:pPr>
        <w:spacing w:after="40" w:line="240" w:lineRule="auto"/>
        <w:rPr>
          <w:color w:val="7F8C8D"/>
          <w:sz w:val="17"/>
        </w:rPr>
      </w:pPr>
      <w:r>
        <w:rPr>
          <w:color w:val="7F8C8D"/>
          <w:sz w:val="17"/>
        </w:rPr>
        <w:t>Let teams work crises for 90 seconds before intervening. Exception: servo power wiring (intervene immediately).</w:t>
      </w:r>
    </w:p>
    <w:p w14:paraId="698975B7" w14:textId="77777777" w:rsidR="00082018" w:rsidRPr="00082018" w:rsidRDefault="00082018">
      <w:pPr>
        <w:spacing w:after="40" w:line="240" w:lineRule="auto"/>
        <w:rPr>
          <w:sz w:val="28"/>
          <w:szCs w:val="28"/>
        </w:rPr>
      </w:pPr>
    </w:p>
    <w:tbl>
      <w:tblPr>
        <w:tblStyle w:val="TableGrid"/>
        <w:tblW w:w="10800" w:type="dxa"/>
        <w:tblLook w:val="04A0" w:firstRow="1" w:lastRow="0" w:firstColumn="1" w:lastColumn="0" w:noHBand="0" w:noVBand="1"/>
      </w:tblPr>
      <w:tblGrid>
        <w:gridCol w:w="10800"/>
      </w:tblGrid>
      <w:tr w:rsidR="006D0F87" w:rsidRPr="00082018" w14:paraId="33FB1496" w14:textId="77777777">
        <w:tc>
          <w:tcPr>
            <w:tcW w:w="10800" w:type="dxa"/>
            <w:shd w:val="clear" w:color="auto" w:fill="C0392B"/>
            <w:tcMar>
              <w:top w:w="30" w:type="dxa"/>
              <w:left w:w="60" w:type="dxa"/>
              <w:bottom w:w="30" w:type="dxa"/>
              <w:right w:w="60" w:type="dxa"/>
            </w:tcMar>
          </w:tcPr>
          <w:p w14:paraId="21FE4DCA" w14:textId="77777777" w:rsidR="006D0F87" w:rsidRPr="00082018" w:rsidRDefault="00000000">
            <w:pPr>
              <w:spacing w:before="20" w:after="20"/>
              <w:rPr>
                <w:sz w:val="28"/>
                <w:szCs w:val="28"/>
              </w:rPr>
            </w:pPr>
            <w:r w:rsidRPr="00082018">
              <w:rPr>
                <w:b/>
                <w:color w:val="FFFFFF"/>
                <w:sz w:val="18"/>
                <w:szCs w:val="28"/>
              </w:rPr>
              <w:t>🚨  RPC Link Fails</w:t>
            </w:r>
          </w:p>
        </w:tc>
      </w:tr>
      <w:tr w:rsidR="006D0F87" w:rsidRPr="00082018" w14:paraId="70F41595" w14:textId="77777777">
        <w:tc>
          <w:tcPr>
            <w:tcW w:w="10800" w:type="dxa"/>
            <w:shd w:val="clear" w:color="auto" w:fill="F4F6F9"/>
            <w:tcMar>
              <w:top w:w="30" w:type="dxa"/>
              <w:left w:w="60" w:type="dxa"/>
              <w:bottom w:w="30" w:type="dxa"/>
              <w:right w:w="60" w:type="dxa"/>
            </w:tcMar>
          </w:tcPr>
          <w:p w14:paraId="425193A6" w14:textId="77777777" w:rsidR="006D0F87" w:rsidRPr="00082018" w:rsidRDefault="00000000">
            <w:pPr>
              <w:spacing w:before="20" w:after="20"/>
              <w:rPr>
                <w:sz w:val="28"/>
                <w:szCs w:val="28"/>
              </w:rPr>
            </w:pPr>
            <w:r w:rsidRPr="00082018">
              <w:rPr>
                <w:color w:val="2C3E50"/>
                <w:sz w:val="18"/>
                <w:szCs w:val="28"/>
              </w:rPr>
              <w:t>1.  Comms: attempt reconnect via primary channel (60 sec)</w:t>
            </w:r>
          </w:p>
          <w:p w14:paraId="4E9A1EA2" w14:textId="77777777" w:rsidR="006D0F87" w:rsidRPr="00082018" w:rsidRDefault="00000000">
            <w:pPr>
              <w:spacing w:before="20" w:after="20"/>
              <w:rPr>
                <w:sz w:val="28"/>
                <w:szCs w:val="28"/>
              </w:rPr>
            </w:pPr>
            <w:r w:rsidRPr="00082018">
              <w:rPr>
                <w:color w:val="2C3E50"/>
                <w:sz w:val="18"/>
                <w:szCs w:val="28"/>
              </w:rPr>
              <w:t>2.  Comms: switch to pre-configured backup channel</w:t>
            </w:r>
          </w:p>
          <w:p w14:paraId="09960E69" w14:textId="77777777" w:rsidR="006D0F87" w:rsidRPr="00082018" w:rsidRDefault="00000000">
            <w:pPr>
              <w:spacing w:before="20" w:after="20"/>
              <w:rPr>
                <w:sz w:val="28"/>
                <w:szCs w:val="28"/>
              </w:rPr>
            </w:pPr>
            <w:r w:rsidRPr="00082018">
              <w:rPr>
                <w:color w:val="2C3E50"/>
                <w:sz w:val="18"/>
                <w:szCs w:val="28"/>
              </w:rPr>
              <w:t>3.  If backup fails: use any available channel (Teams, phone, email) + maintain GUI control</w:t>
            </w:r>
          </w:p>
          <w:p w14:paraId="5CB398A7" w14:textId="77777777" w:rsidR="006D0F87" w:rsidRPr="00082018" w:rsidRDefault="00000000">
            <w:pPr>
              <w:spacing w:before="20" w:after="20"/>
              <w:rPr>
                <w:sz w:val="28"/>
                <w:szCs w:val="28"/>
              </w:rPr>
            </w:pPr>
            <w:r w:rsidRPr="00082018">
              <w:rPr>
                <w:color w:val="2C3E50"/>
                <w:sz w:val="18"/>
                <w:szCs w:val="28"/>
              </w:rPr>
              <w:t>4.  Facilitator intervenes only after 3 min unresolved: provide backup hotspot</w:t>
            </w:r>
          </w:p>
        </w:tc>
      </w:tr>
    </w:tbl>
    <w:p w14:paraId="5EECE9F1" w14:textId="77777777" w:rsidR="006D0F87" w:rsidRPr="00082018" w:rsidRDefault="006D0F87">
      <w:pPr>
        <w:spacing w:after="0" w:line="240" w:lineRule="auto"/>
        <w:rPr>
          <w:sz w:val="28"/>
          <w:szCs w:val="28"/>
        </w:rPr>
      </w:pPr>
    </w:p>
    <w:tbl>
      <w:tblPr>
        <w:tblStyle w:val="TableGrid"/>
        <w:tblW w:w="10800" w:type="dxa"/>
        <w:tblLook w:val="04A0" w:firstRow="1" w:lastRow="0" w:firstColumn="1" w:lastColumn="0" w:noHBand="0" w:noVBand="1"/>
      </w:tblPr>
      <w:tblGrid>
        <w:gridCol w:w="10800"/>
      </w:tblGrid>
      <w:tr w:rsidR="006D0F87" w:rsidRPr="00082018" w14:paraId="089FEE1B" w14:textId="77777777">
        <w:tc>
          <w:tcPr>
            <w:tcW w:w="10800" w:type="dxa"/>
            <w:shd w:val="clear" w:color="auto" w:fill="C0392B"/>
            <w:tcMar>
              <w:top w:w="30" w:type="dxa"/>
              <w:left w:w="60" w:type="dxa"/>
              <w:bottom w:w="30" w:type="dxa"/>
              <w:right w:w="60" w:type="dxa"/>
            </w:tcMar>
          </w:tcPr>
          <w:p w14:paraId="41D7A349" w14:textId="77777777" w:rsidR="006D0F87" w:rsidRPr="00082018" w:rsidRDefault="00000000">
            <w:pPr>
              <w:spacing w:before="20" w:after="20"/>
              <w:rPr>
                <w:sz w:val="28"/>
                <w:szCs w:val="28"/>
              </w:rPr>
            </w:pPr>
            <w:r w:rsidRPr="00082018">
              <w:rPr>
                <w:b/>
                <w:color w:val="FFFFFF"/>
                <w:sz w:val="18"/>
                <w:szCs w:val="28"/>
              </w:rPr>
              <w:t>🚨  Servo Power Wiring (INTERVENE IMMEDIATELY)</w:t>
            </w:r>
          </w:p>
        </w:tc>
      </w:tr>
      <w:tr w:rsidR="006D0F87" w:rsidRPr="00082018" w14:paraId="745B9C38" w14:textId="77777777">
        <w:tc>
          <w:tcPr>
            <w:tcW w:w="10800" w:type="dxa"/>
            <w:shd w:val="clear" w:color="auto" w:fill="F4F6F9"/>
            <w:tcMar>
              <w:top w:w="30" w:type="dxa"/>
              <w:left w:w="60" w:type="dxa"/>
              <w:bottom w:w="30" w:type="dxa"/>
              <w:right w:w="60" w:type="dxa"/>
            </w:tcMar>
          </w:tcPr>
          <w:p w14:paraId="7A7E3954" w14:textId="77777777" w:rsidR="006D0F87" w:rsidRPr="00082018" w:rsidRDefault="00000000">
            <w:pPr>
              <w:spacing w:before="20" w:after="20"/>
              <w:rPr>
                <w:sz w:val="28"/>
                <w:szCs w:val="28"/>
              </w:rPr>
            </w:pPr>
            <w:r w:rsidRPr="00082018">
              <w:rPr>
                <w:color w:val="2C3E50"/>
                <w:sz w:val="18"/>
                <w:szCs w:val="28"/>
              </w:rPr>
              <w:t>1.  Stop the team. Point to the power diagram.</w:t>
            </w:r>
          </w:p>
          <w:p w14:paraId="576A3C35" w14:textId="77777777" w:rsidR="006D0F87" w:rsidRPr="00082018" w:rsidRDefault="00000000">
            <w:pPr>
              <w:spacing w:before="20" w:after="20"/>
              <w:rPr>
                <w:sz w:val="28"/>
                <w:szCs w:val="28"/>
              </w:rPr>
            </w:pPr>
            <w:r w:rsidRPr="00082018">
              <w:rPr>
                <w:color w:val="2C3E50"/>
                <w:sz w:val="18"/>
                <w:szCs w:val="28"/>
              </w:rPr>
              <w:t>2.  Arm + Power: rewire to dedicated 5V 5A+ BEC — never Arduino/Pi pins</w:t>
            </w:r>
          </w:p>
          <w:p w14:paraId="21949E4A" w14:textId="77777777" w:rsidR="006D0F87" w:rsidRPr="00082018" w:rsidRDefault="00000000">
            <w:pPr>
              <w:spacing w:before="20" w:after="20"/>
              <w:rPr>
                <w:sz w:val="28"/>
                <w:szCs w:val="28"/>
              </w:rPr>
            </w:pPr>
            <w:r w:rsidRPr="00082018">
              <w:rPr>
                <w:color w:val="2C3E50"/>
                <w:sz w:val="18"/>
                <w:szCs w:val="28"/>
              </w:rPr>
              <w:t>3.  Verify common ground shared with buck converter before power-on</w:t>
            </w:r>
          </w:p>
          <w:p w14:paraId="5D8938F9" w14:textId="77777777" w:rsidR="006D0F87" w:rsidRPr="00082018" w:rsidRDefault="00000000">
            <w:pPr>
              <w:spacing w:before="20" w:after="20"/>
              <w:rPr>
                <w:sz w:val="28"/>
                <w:szCs w:val="28"/>
              </w:rPr>
            </w:pPr>
            <w:r w:rsidRPr="00082018">
              <w:rPr>
                <w:color w:val="2C3E50"/>
                <w:sz w:val="18"/>
                <w:szCs w:val="28"/>
              </w:rPr>
              <w:t>4.  Log near-miss — use in debrief</w:t>
            </w:r>
          </w:p>
        </w:tc>
      </w:tr>
    </w:tbl>
    <w:p w14:paraId="79850288" w14:textId="77777777" w:rsidR="006D0F87" w:rsidRPr="00082018" w:rsidRDefault="006D0F87">
      <w:pPr>
        <w:spacing w:after="0" w:line="240" w:lineRule="auto"/>
        <w:rPr>
          <w:sz w:val="28"/>
          <w:szCs w:val="28"/>
        </w:rPr>
      </w:pPr>
    </w:p>
    <w:tbl>
      <w:tblPr>
        <w:tblStyle w:val="TableGrid"/>
        <w:tblW w:w="10800" w:type="dxa"/>
        <w:tblLook w:val="04A0" w:firstRow="1" w:lastRow="0" w:firstColumn="1" w:lastColumn="0" w:noHBand="0" w:noVBand="1"/>
      </w:tblPr>
      <w:tblGrid>
        <w:gridCol w:w="10800"/>
      </w:tblGrid>
      <w:tr w:rsidR="006D0F87" w:rsidRPr="00082018" w14:paraId="038A8D52" w14:textId="77777777">
        <w:tc>
          <w:tcPr>
            <w:tcW w:w="10800" w:type="dxa"/>
            <w:shd w:val="clear" w:color="auto" w:fill="F39C12"/>
            <w:tcMar>
              <w:top w:w="30" w:type="dxa"/>
              <w:left w:w="60" w:type="dxa"/>
              <w:bottom w:w="30" w:type="dxa"/>
              <w:right w:w="60" w:type="dxa"/>
            </w:tcMar>
          </w:tcPr>
          <w:p w14:paraId="7EBF14B6" w14:textId="77777777" w:rsidR="006D0F87" w:rsidRPr="00082018" w:rsidRDefault="00000000">
            <w:pPr>
              <w:spacing w:before="20" w:after="20"/>
              <w:rPr>
                <w:sz w:val="28"/>
                <w:szCs w:val="28"/>
              </w:rPr>
            </w:pPr>
            <w:r w:rsidRPr="00082018">
              <w:rPr>
                <w:b/>
                <w:color w:val="FFFFFF"/>
                <w:sz w:val="18"/>
                <w:szCs w:val="28"/>
              </w:rPr>
              <w:t>🚨  3D Print Fails or Wrong Dimensions</w:t>
            </w:r>
          </w:p>
        </w:tc>
      </w:tr>
      <w:tr w:rsidR="006D0F87" w:rsidRPr="00082018" w14:paraId="6B193A45" w14:textId="77777777">
        <w:tc>
          <w:tcPr>
            <w:tcW w:w="10800" w:type="dxa"/>
            <w:shd w:val="clear" w:color="auto" w:fill="F4F6F9"/>
            <w:tcMar>
              <w:top w:w="30" w:type="dxa"/>
              <w:left w:w="60" w:type="dxa"/>
              <w:bottom w:w="30" w:type="dxa"/>
              <w:right w:w="60" w:type="dxa"/>
            </w:tcMar>
          </w:tcPr>
          <w:p w14:paraId="755C385C" w14:textId="77777777" w:rsidR="006D0F87" w:rsidRPr="00082018" w:rsidRDefault="00000000">
            <w:pPr>
              <w:spacing w:before="20" w:after="20"/>
              <w:rPr>
                <w:sz w:val="28"/>
                <w:szCs w:val="28"/>
              </w:rPr>
            </w:pPr>
            <w:r w:rsidRPr="00082018">
              <w:rPr>
                <w:color w:val="2C3E50"/>
                <w:sz w:val="18"/>
                <w:szCs w:val="28"/>
              </w:rPr>
              <w:t>1.  Grip: re-check CAD against mock valve measurements (1 person, 10 min)</w:t>
            </w:r>
          </w:p>
          <w:p w14:paraId="6DEB1CC0" w14:textId="77777777" w:rsidR="006D0F87" w:rsidRPr="00082018" w:rsidRDefault="00000000">
            <w:pPr>
              <w:spacing w:before="20" w:after="20"/>
              <w:rPr>
                <w:sz w:val="28"/>
                <w:szCs w:val="28"/>
              </w:rPr>
            </w:pPr>
            <w:r w:rsidRPr="00082018">
              <w:rPr>
                <w:color w:val="2C3E50"/>
                <w:sz w:val="18"/>
                <w:szCs w:val="28"/>
              </w:rPr>
              <w:t>2.  If wrong: correct and queue re-print immediately — no waiting for consensus</w:t>
            </w:r>
          </w:p>
          <w:p w14:paraId="6FBAF15A" w14:textId="77777777" w:rsidR="006D0F87" w:rsidRPr="00082018" w:rsidRDefault="00000000">
            <w:pPr>
              <w:spacing w:before="20" w:after="20"/>
              <w:rPr>
                <w:sz w:val="28"/>
                <w:szCs w:val="28"/>
              </w:rPr>
            </w:pPr>
            <w:r w:rsidRPr="00082018">
              <w:rPr>
                <w:color w:val="2C3E50"/>
                <w:sz w:val="18"/>
                <w:szCs w:val="28"/>
              </w:rPr>
              <w:t>3.  Facilitator: deploy backup pre-printed gripper if no time</w:t>
            </w:r>
          </w:p>
          <w:p w14:paraId="71C9F06B" w14:textId="77777777" w:rsidR="006D0F87" w:rsidRPr="00082018" w:rsidRDefault="00000000">
            <w:pPr>
              <w:spacing w:before="20" w:after="20"/>
              <w:rPr>
                <w:sz w:val="28"/>
                <w:szCs w:val="28"/>
              </w:rPr>
            </w:pPr>
            <w:r w:rsidRPr="00082018">
              <w:rPr>
                <w:color w:val="2C3E50"/>
                <w:sz w:val="18"/>
                <w:szCs w:val="28"/>
              </w:rPr>
              <w:t>4.  Chief Engineer documents correction and relays to Kelsey via Comms</w:t>
            </w:r>
          </w:p>
        </w:tc>
      </w:tr>
    </w:tbl>
    <w:p w14:paraId="41DD5D95" w14:textId="77777777" w:rsidR="006D0F87" w:rsidRPr="00082018" w:rsidRDefault="006D0F87">
      <w:pPr>
        <w:spacing w:after="0" w:line="240" w:lineRule="auto"/>
        <w:rPr>
          <w:sz w:val="28"/>
          <w:szCs w:val="28"/>
        </w:rPr>
      </w:pPr>
    </w:p>
    <w:tbl>
      <w:tblPr>
        <w:tblStyle w:val="TableGrid"/>
        <w:tblW w:w="10800" w:type="dxa"/>
        <w:tblLook w:val="04A0" w:firstRow="1" w:lastRow="0" w:firstColumn="1" w:lastColumn="0" w:noHBand="0" w:noVBand="1"/>
      </w:tblPr>
      <w:tblGrid>
        <w:gridCol w:w="10800"/>
      </w:tblGrid>
      <w:tr w:rsidR="006D0F87" w:rsidRPr="00082018" w14:paraId="33F97DFA" w14:textId="77777777">
        <w:tc>
          <w:tcPr>
            <w:tcW w:w="10800" w:type="dxa"/>
            <w:shd w:val="clear" w:color="auto" w:fill="F39C12"/>
            <w:tcMar>
              <w:top w:w="30" w:type="dxa"/>
              <w:left w:w="60" w:type="dxa"/>
              <w:bottom w:w="30" w:type="dxa"/>
              <w:right w:w="60" w:type="dxa"/>
            </w:tcMar>
          </w:tcPr>
          <w:p w14:paraId="645BE1FC" w14:textId="77777777" w:rsidR="006D0F87" w:rsidRPr="00082018" w:rsidRDefault="00000000">
            <w:pPr>
              <w:spacing w:before="20" w:after="20"/>
              <w:rPr>
                <w:sz w:val="28"/>
                <w:szCs w:val="28"/>
              </w:rPr>
            </w:pPr>
            <w:r w:rsidRPr="00082018">
              <w:rPr>
                <w:b/>
                <w:color w:val="FFFFFF"/>
                <w:sz w:val="18"/>
                <w:szCs w:val="28"/>
              </w:rPr>
              <w:t>🚨  Battery Brownout During Mission</w:t>
            </w:r>
          </w:p>
        </w:tc>
      </w:tr>
      <w:tr w:rsidR="006D0F87" w:rsidRPr="00082018" w14:paraId="019D7B5F" w14:textId="77777777">
        <w:tc>
          <w:tcPr>
            <w:tcW w:w="10800" w:type="dxa"/>
            <w:shd w:val="clear" w:color="auto" w:fill="F4F6F9"/>
            <w:tcMar>
              <w:top w:w="30" w:type="dxa"/>
              <w:left w:w="60" w:type="dxa"/>
              <w:bottom w:w="30" w:type="dxa"/>
              <w:right w:w="60" w:type="dxa"/>
            </w:tcMar>
          </w:tcPr>
          <w:p w14:paraId="0562BC36" w14:textId="77777777" w:rsidR="006D0F87" w:rsidRPr="00082018" w:rsidRDefault="00000000">
            <w:pPr>
              <w:spacing w:before="20" w:after="20"/>
              <w:rPr>
                <w:sz w:val="28"/>
                <w:szCs w:val="28"/>
              </w:rPr>
            </w:pPr>
            <w:r w:rsidRPr="00082018">
              <w:rPr>
                <w:color w:val="2C3E50"/>
                <w:sz w:val="18"/>
                <w:szCs w:val="28"/>
              </w:rPr>
              <w:t>1.  Power: call battery level immediately via Comms</w:t>
            </w:r>
          </w:p>
          <w:p w14:paraId="37DB15AC" w14:textId="77777777" w:rsidR="006D0F87" w:rsidRPr="00082018" w:rsidRDefault="00000000">
            <w:pPr>
              <w:spacing w:before="20" w:after="20"/>
              <w:rPr>
                <w:sz w:val="28"/>
                <w:szCs w:val="28"/>
              </w:rPr>
            </w:pPr>
            <w:r w:rsidRPr="00082018">
              <w:rPr>
                <w:color w:val="2C3E50"/>
                <w:sz w:val="18"/>
                <w:szCs w:val="28"/>
              </w:rPr>
              <w:t>2.  Integration: can mission complete within remaining power?</w:t>
            </w:r>
          </w:p>
          <w:p w14:paraId="6ADB27D8" w14:textId="77777777" w:rsidR="006D0F87" w:rsidRPr="00082018" w:rsidRDefault="00000000">
            <w:pPr>
              <w:spacing w:before="20" w:after="20"/>
              <w:rPr>
                <w:sz w:val="28"/>
                <w:szCs w:val="28"/>
              </w:rPr>
            </w:pPr>
            <w:r w:rsidRPr="00082018">
              <w:rPr>
                <w:color w:val="2C3E50"/>
                <w:sz w:val="18"/>
                <w:szCs w:val="28"/>
              </w:rPr>
              <w:t>3.  If YES: Pilot accelerates to valve, skips non-critical manoeuvres</w:t>
            </w:r>
          </w:p>
          <w:p w14:paraId="74948ACB" w14:textId="77777777" w:rsidR="006D0F87" w:rsidRPr="00082018" w:rsidRDefault="00000000">
            <w:pPr>
              <w:spacing w:before="20" w:after="20"/>
              <w:rPr>
                <w:sz w:val="28"/>
                <w:szCs w:val="28"/>
              </w:rPr>
            </w:pPr>
            <w:r w:rsidRPr="00082018">
              <w:rPr>
                <w:color w:val="2C3E50"/>
                <w:sz w:val="18"/>
                <w:szCs w:val="28"/>
              </w:rPr>
              <w:t>4.  If NO: abort run; Kelsey swaps to staged backup battery; add 10 min to clock</w:t>
            </w:r>
          </w:p>
        </w:tc>
      </w:tr>
    </w:tbl>
    <w:p w14:paraId="1192951A" w14:textId="77777777" w:rsidR="006D0F87" w:rsidRPr="00082018" w:rsidRDefault="006D0F87">
      <w:pPr>
        <w:spacing w:after="0" w:line="240" w:lineRule="auto"/>
        <w:rPr>
          <w:sz w:val="28"/>
          <w:szCs w:val="28"/>
        </w:rPr>
      </w:pPr>
    </w:p>
    <w:tbl>
      <w:tblPr>
        <w:tblStyle w:val="TableGrid"/>
        <w:tblW w:w="10800" w:type="dxa"/>
        <w:tblLook w:val="04A0" w:firstRow="1" w:lastRow="0" w:firstColumn="1" w:lastColumn="0" w:noHBand="0" w:noVBand="1"/>
      </w:tblPr>
      <w:tblGrid>
        <w:gridCol w:w="10800"/>
      </w:tblGrid>
      <w:tr w:rsidR="006D0F87" w:rsidRPr="00082018" w14:paraId="14C89C75" w14:textId="77777777">
        <w:tc>
          <w:tcPr>
            <w:tcW w:w="10800" w:type="dxa"/>
            <w:shd w:val="clear" w:color="auto" w:fill="F39C12"/>
            <w:tcMar>
              <w:top w:w="30" w:type="dxa"/>
              <w:left w:w="60" w:type="dxa"/>
              <w:bottom w:w="30" w:type="dxa"/>
              <w:right w:w="60" w:type="dxa"/>
            </w:tcMar>
          </w:tcPr>
          <w:p w14:paraId="3F6EB2A8" w14:textId="77777777" w:rsidR="006D0F87" w:rsidRPr="00082018" w:rsidRDefault="00000000">
            <w:pPr>
              <w:spacing w:before="20" w:after="20"/>
              <w:rPr>
                <w:sz w:val="28"/>
                <w:szCs w:val="28"/>
              </w:rPr>
            </w:pPr>
            <w:r w:rsidRPr="00082018">
              <w:rPr>
                <w:b/>
                <w:color w:val="FFFFFF"/>
                <w:sz w:val="18"/>
                <w:szCs w:val="28"/>
              </w:rPr>
              <w:t>🚨  Motor or Servo Failure Mid-Mission</w:t>
            </w:r>
          </w:p>
        </w:tc>
      </w:tr>
      <w:tr w:rsidR="006D0F87" w:rsidRPr="00082018" w14:paraId="345A1506" w14:textId="77777777">
        <w:tc>
          <w:tcPr>
            <w:tcW w:w="10800" w:type="dxa"/>
            <w:shd w:val="clear" w:color="auto" w:fill="F4F6F9"/>
            <w:tcMar>
              <w:top w:w="30" w:type="dxa"/>
              <w:left w:w="60" w:type="dxa"/>
              <w:bottom w:w="30" w:type="dxa"/>
              <w:right w:w="60" w:type="dxa"/>
            </w:tcMar>
          </w:tcPr>
          <w:p w14:paraId="6F26DFF6" w14:textId="77777777" w:rsidR="006D0F87" w:rsidRPr="00082018" w:rsidRDefault="00000000">
            <w:pPr>
              <w:spacing w:before="20" w:after="20"/>
              <w:rPr>
                <w:sz w:val="28"/>
                <w:szCs w:val="28"/>
              </w:rPr>
            </w:pPr>
            <w:r w:rsidRPr="00082018">
              <w:rPr>
                <w:color w:val="2C3E50"/>
                <w:sz w:val="18"/>
                <w:szCs w:val="28"/>
              </w:rPr>
              <w:t>1.  Pilot: hold position, report anomaly via Comms</w:t>
            </w:r>
          </w:p>
          <w:p w14:paraId="416AC7B2" w14:textId="77777777" w:rsidR="006D0F87" w:rsidRPr="00082018" w:rsidRDefault="00000000">
            <w:pPr>
              <w:spacing w:before="20" w:after="20"/>
              <w:rPr>
                <w:sz w:val="28"/>
                <w:szCs w:val="28"/>
              </w:rPr>
            </w:pPr>
            <w:r w:rsidRPr="00082018">
              <w:rPr>
                <w:color w:val="2C3E50"/>
                <w:sz w:val="18"/>
                <w:szCs w:val="28"/>
              </w:rPr>
              <w:t>2.  Tank/Arm: diagnose from AU build — wiring or mechanical?</w:t>
            </w:r>
          </w:p>
          <w:p w14:paraId="387BBDB9" w14:textId="77777777" w:rsidR="006D0F87" w:rsidRPr="00082018" w:rsidRDefault="00000000">
            <w:pPr>
              <w:spacing w:before="20" w:after="20"/>
              <w:rPr>
                <w:sz w:val="28"/>
                <w:szCs w:val="28"/>
              </w:rPr>
            </w:pPr>
            <w:r w:rsidRPr="00082018">
              <w:rPr>
                <w:color w:val="2C3E50"/>
                <w:sz w:val="18"/>
                <w:szCs w:val="28"/>
              </w:rPr>
              <w:t>3.  Integration: decide within 2 minutes — continue with reduced capability or abort</w:t>
            </w:r>
          </w:p>
          <w:p w14:paraId="7E2A35AC" w14:textId="77777777" w:rsidR="006D0F87" w:rsidRPr="00082018" w:rsidRDefault="00000000">
            <w:pPr>
              <w:spacing w:before="20" w:after="20"/>
              <w:rPr>
                <w:sz w:val="28"/>
                <w:szCs w:val="28"/>
              </w:rPr>
            </w:pPr>
            <w:r w:rsidRPr="00082018">
              <w:rPr>
                <w:color w:val="2C3E50"/>
                <w:sz w:val="18"/>
                <w:szCs w:val="28"/>
              </w:rPr>
              <w:t>4.  Facilitator: allow 5-min pause for remote diagnostic if unresolvable</w:t>
            </w:r>
          </w:p>
        </w:tc>
      </w:tr>
    </w:tbl>
    <w:p w14:paraId="7EE565A9" w14:textId="77777777" w:rsidR="006D0F87" w:rsidRPr="00082018" w:rsidRDefault="006D0F87">
      <w:pPr>
        <w:spacing w:after="0" w:line="240" w:lineRule="auto"/>
        <w:rPr>
          <w:sz w:val="28"/>
          <w:szCs w:val="28"/>
        </w:rPr>
      </w:pPr>
    </w:p>
    <w:p w14:paraId="417A0678" w14:textId="77777777" w:rsidR="006D0F87" w:rsidRPr="00082018" w:rsidRDefault="00000000">
      <w:pPr>
        <w:spacing w:after="40" w:line="240" w:lineRule="auto"/>
        <w:rPr>
          <w:sz w:val="28"/>
          <w:szCs w:val="28"/>
        </w:rPr>
      </w:pPr>
      <w:r w:rsidRPr="00082018">
        <w:rPr>
          <w:sz w:val="20"/>
          <w:szCs w:val="28"/>
        </w:rPr>
        <w:br w:type="page"/>
      </w:r>
    </w:p>
    <w:p w14:paraId="01571006" w14:textId="77777777" w:rsidR="006D0F87" w:rsidRPr="00082018" w:rsidRDefault="00000000">
      <w:pPr>
        <w:spacing w:after="40" w:line="240" w:lineRule="auto"/>
        <w:rPr>
          <w:sz w:val="28"/>
          <w:szCs w:val="28"/>
        </w:rPr>
      </w:pPr>
      <w:r w:rsidRPr="00082018">
        <w:rPr>
          <w:b/>
          <w:color w:val="1A1A2E"/>
          <w:sz w:val="20"/>
          <w:szCs w:val="28"/>
        </w:rPr>
        <w:lastRenderedPageBreak/>
        <w:t>DEBRIEF STRUCTURE — ALL OUTBRIEFS + DAY 3 HR7</w:t>
      </w:r>
    </w:p>
    <w:tbl>
      <w:tblPr>
        <w:tblStyle w:val="TableGrid"/>
        <w:tblW w:w="10800" w:type="dxa"/>
        <w:tblLook w:val="04A0" w:firstRow="1" w:lastRow="0" w:firstColumn="1" w:lastColumn="0" w:noHBand="0" w:noVBand="1"/>
      </w:tblPr>
      <w:tblGrid>
        <w:gridCol w:w="1230"/>
        <w:gridCol w:w="1440"/>
        <w:gridCol w:w="8130"/>
      </w:tblGrid>
      <w:tr w:rsidR="006D0F87" w14:paraId="2366297E" w14:textId="77777777" w:rsidTr="00082018">
        <w:tc>
          <w:tcPr>
            <w:tcW w:w="1230" w:type="dxa"/>
            <w:shd w:val="clear" w:color="auto" w:fill="2C3E50"/>
            <w:tcMar>
              <w:top w:w="30" w:type="dxa"/>
              <w:left w:w="60" w:type="dxa"/>
              <w:bottom w:w="30" w:type="dxa"/>
              <w:right w:w="60" w:type="dxa"/>
            </w:tcMar>
          </w:tcPr>
          <w:p w14:paraId="040E7546" w14:textId="77777777" w:rsidR="006D0F87" w:rsidRDefault="00000000">
            <w:pPr>
              <w:spacing w:before="20" w:after="20"/>
            </w:pPr>
            <w:r>
              <w:rPr>
                <w:b/>
                <w:color w:val="FFFFFF"/>
                <w:sz w:val="15"/>
              </w:rPr>
              <w:t>Phase</w:t>
            </w:r>
          </w:p>
        </w:tc>
        <w:tc>
          <w:tcPr>
            <w:tcW w:w="1440" w:type="dxa"/>
            <w:shd w:val="clear" w:color="auto" w:fill="2C3E50"/>
            <w:tcMar>
              <w:top w:w="30" w:type="dxa"/>
              <w:left w:w="60" w:type="dxa"/>
              <w:bottom w:w="30" w:type="dxa"/>
              <w:right w:w="60" w:type="dxa"/>
            </w:tcMar>
          </w:tcPr>
          <w:p w14:paraId="39B5AFA9" w14:textId="77777777" w:rsidR="006D0F87" w:rsidRDefault="00000000">
            <w:pPr>
              <w:spacing w:before="20" w:after="20"/>
            </w:pPr>
            <w:r>
              <w:rPr>
                <w:b/>
                <w:color w:val="FFFFFF"/>
                <w:sz w:val="15"/>
              </w:rPr>
              <w:t>Duration</w:t>
            </w:r>
          </w:p>
        </w:tc>
        <w:tc>
          <w:tcPr>
            <w:tcW w:w="8130" w:type="dxa"/>
            <w:shd w:val="clear" w:color="auto" w:fill="2C3E50"/>
            <w:tcMar>
              <w:top w:w="30" w:type="dxa"/>
              <w:left w:w="60" w:type="dxa"/>
              <w:bottom w:w="30" w:type="dxa"/>
              <w:right w:w="60" w:type="dxa"/>
            </w:tcMar>
          </w:tcPr>
          <w:p w14:paraId="0A20B255" w14:textId="77777777" w:rsidR="006D0F87" w:rsidRDefault="00000000">
            <w:pPr>
              <w:spacing w:before="20" w:after="20"/>
            </w:pPr>
            <w:r>
              <w:rPr>
                <w:b/>
                <w:color w:val="FFFFFF"/>
                <w:sz w:val="15"/>
              </w:rPr>
              <w:t>Facilitator Prompt</w:t>
            </w:r>
          </w:p>
        </w:tc>
      </w:tr>
      <w:tr w:rsidR="006D0F87" w14:paraId="571460AD" w14:textId="77777777" w:rsidTr="00082018">
        <w:tc>
          <w:tcPr>
            <w:tcW w:w="1230" w:type="dxa"/>
            <w:shd w:val="clear" w:color="auto" w:fill="F4F6F9"/>
            <w:tcMar>
              <w:top w:w="30" w:type="dxa"/>
              <w:left w:w="60" w:type="dxa"/>
              <w:bottom w:w="30" w:type="dxa"/>
              <w:right w:w="60" w:type="dxa"/>
            </w:tcMar>
          </w:tcPr>
          <w:p w14:paraId="21528C9C" w14:textId="77777777" w:rsidR="006D0F87" w:rsidRPr="00082018" w:rsidRDefault="00000000">
            <w:pPr>
              <w:spacing w:before="20" w:after="20"/>
              <w:rPr>
                <w:sz w:val="18"/>
                <w:szCs w:val="28"/>
              </w:rPr>
            </w:pPr>
            <w:r w:rsidRPr="00082018">
              <w:rPr>
                <w:b/>
                <w:color w:val="2C3E50"/>
                <w:sz w:val="18"/>
                <w:szCs w:val="28"/>
              </w:rPr>
              <w:t>1. Facts</w:t>
            </w:r>
          </w:p>
        </w:tc>
        <w:tc>
          <w:tcPr>
            <w:tcW w:w="1440" w:type="dxa"/>
            <w:shd w:val="clear" w:color="auto" w:fill="F4F6F9"/>
            <w:tcMar>
              <w:top w:w="30" w:type="dxa"/>
              <w:left w:w="60" w:type="dxa"/>
              <w:bottom w:w="30" w:type="dxa"/>
              <w:right w:w="60" w:type="dxa"/>
            </w:tcMar>
          </w:tcPr>
          <w:p w14:paraId="76E8FB3C" w14:textId="77777777" w:rsidR="006D0F87" w:rsidRPr="00082018" w:rsidRDefault="00000000">
            <w:pPr>
              <w:spacing w:before="20" w:after="20"/>
              <w:rPr>
                <w:sz w:val="18"/>
                <w:szCs w:val="28"/>
              </w:rPr>
            </w:pPr>
            <w:r w:rsidRPr="00082018">
              <w:rPr>
                <w:color w:val="7F8C8D"/>
                <w:sz w:val="18"/>
                <w:szCs w:val="28"/>
              </w:rPr>
              <w:t>10 min</w:t>
            </w:r>
          </w:p>
        </w:tc>
        <w:tc>
          <w:tcPr>
            <w:tcW w:w="8130" w:type="dxa"/>
            <w:tcMar>
              <w:top w:w="30" w:type="dxa"/>
              <w:left w:w="60" w:type="dxa"/>
              <w:bottom w:w="30" w:type="dxa"/>
              <w:right w:w="60" w:type="dxa"/>
            </w:tcMar>
          </w:tcPr>
          <w:p w14:paraId="62FB2056" w14:textId="77777777" w:rsidR="006D0F87" w:rsidRPr="00082018" w:rsidRDefault="00000000">
            <w:pPr>
              <w:spacing w:before="20" w:after="20"/>
              <w:rPr>
                <w:sz w:val="18"/>
                <w:szCs w:val="28"/>
              </w:rPr>
            </w:pPr>
            <w:r w:rsidRPr="00082018">
              <w:rPr>
                <w:color w:val="2C3E50"/>
                <w:sz w:val="18"/>
                <w:szCs w:val="28"/>
              </w:rPr>
              <w:t>"What happened? Walk me through the timeline." — Events only, no opinions yet.</w:t>
            </w:r>
          </w:p>
        </w:tc>
      </w:tr>
      <w:tr w:rsidR="006D0F87" w14:paraId="4CB0218E" w14:textId="77777777" w:rsidTr="00082018">
        <w:tc>
          <w:tcPr>
            <w:tcW w:w="1230" w:type="dxa"/>
            <w:tcMar>
              <w:top w:w="30" w:type="dxa"/>
              <w:left w:w="60" w:type="dxa"/>
              <w:bottom w:w="30" w:type="dxa"/>
              <w:right w:w="60" w:type="dxa"/>
            </w:tcMar>
          </w:tcPr>
          <w:p w14:paraId="43CDBA18" w14:textId="77777777" w:rsidR="006D0F87" w:rsidRPr="00082018" w:rsidRDefault="00000000">
            <w:pPr>
              <w:spacing w:before="20" w:after="20"/>
              <w:rPr>
                <w:sz w:val="18"/>
                <w:szCs w:val="28"/>
              </w:rPr>
            </w:pPr>
            <w:r w:rsidRPr="00082018">
              <w:rPr>
                <w:b/>
                <w:color w:val="2C3E50"/>
                <w:sz w:val="18"/>
                <w:szCs w:val="28"/>
              </w:rPr>
              <w:t>2. Feelings</w:t>
            </w:r>
          </w:p>
        </w:tc>
        <w:tc>
          <w:tcPr>
            <w:tcW w:w="1440" w:type="dxa"/>
            <w:tcMar>
              <w:top w:w="30" w:type="dxa"/>
              <w:left w:w="60" w:type="dxa"/>
              <w:bottom w:w="30" w:type="dxa"/>
              <w:right w:w="60" w:type="dxa"/>
            </w:tcMar>
          </w:tcPr>
          <w:p w14:paraId="4668FE1D" w14:textId="77777777" w:rsidR="006D0F87" w:rsidRPr="00082018" w:rsidRDefault="00000000">
            <w:pPr>
              <w:spacing w:before="20" w:after="20"/>
              <w:rPr>
                <w:sz w:val="18"/>
                <w:szCs w:val="28"/>
              </w:rPr>
            </w:pPr>
            <w:r w:rsidRPr="00082018">
              <w:rPr>
                <w:color w:val="7F8C8D"/>
                <w:sz w:val="18"/>
                <w:szCs w:val="28"/>
              </w:rPr>
              <w:t>5 min</w:t>
            </w:r>
          </w:p>
        </w:tc>
        <w:tc>
          <w:tcPr>
            <w:tcW w:w="8130" w:type="dxa"/>
            <w:tcMar>
              <w:top w:w="30" w:type="dxa"/>
              <w:left w:w="60" w:type="dxa"/>
              <w:bottom w:w="30" w:type="dxa"/>
              <w:right w:w="60" w:type="dxa"/>
            </w:tcMar>
          </w:tcPr>
          <w:p w14:paraId="44E97EBE" w14:textId="77777777" w:rsidR="006D0F87" w:rsidRPr="00082018" w:rsidRDefault="00000000">
            <w:pPr>
              <w:spacing w:before="20" w:after="20"/>
              <w:rPr>
                <w:sz w:val="18"/>
                <w:szCs w:val="28"/>
              </w:rPr>
            </w:pPr>
            <w:r w:rsidRPr="00082018">
              <w:rPr>
                <w:color w:val="2C3E50"/>
                <w:sz w:val="18"/>
                <w:szCs w:val="28"/>
              </w:rPr>
              <w:t>"What was the moment of highest stress? What surprised you?"</w:t>
            </w:r>
          </w:p>
        </w:tc>
      </w:tr>
      <w:tr w:rsidR="006D0F87" w14:paraId="591B1CED" w14:textId="77777777" w:rsidTr="00082018">
        <w:tc>
          <w:tcPr>
            <w:tcW w:w="1230" w:type="dxa"/>
            <w:shd w:val="clear" w:color="auto" w:fill="F4F6F9"/>
            <w:tcMar>
              <w:top w:w="30" w:type="dxa"/>
              <w:left w:w="60" w:type="dxa"/>
              <w:bottom w:w="30" w:type="dxa"/>
              <w:right w:w="60" w:type="dxa"/>
            </w:tcMar>
          </w:tcPr>
          <w:p w14:paraId="1C0418F5" w14:textId="77777777" w:rsidR="006D0F87" w:rsidRPr="00082018" w:rsidRDefault="00000000">
            <w:pPr>
              <w:spacing w:before="20" w:after="20"/>
              <w:rPr>
                <w:sz w:val="18"/>
                <w:szCs w:val="28"/>
              </w:rPr>
            </w:pPr>
            <w:r w:rsidRPr="00082018">
              <w:rPr>
                <w:b/>
                <w:color w:val="2C3E50"/>
                <w:sz w:val="18"/>
                <w:szCs w:val="28"/>
              </w:rPr>
              <w:t>3. Findings</w:t>
            </w:r>
          </w:p>
        </w:tc>
        <w:tc>
          <w:tcPr>
            <w:tcW w:w="1440" w:type="dxa"/>
            <w:shd w:val="clear" w:color="auto" w:fill="F4F6F9"/>
            <w:tcMar>
              <w:top w:w="30" w:type="dxa"/>
              <w:left w:w="60" w:type="dxa"/>
              <w:bottom w:w="30" w:type="dxa"/>
              <w:right w:w="60" w:type="dxa"/>
            </w:tcMar>
          </w:tcPr>
          <w:p w14:paraId="643E36B5" w14:textId="77777777" w:rsidR="006D0F87" w:rsidRPr="00082018" w:rsidRDefault="00000000">
            <w:pPr>
              <w:spacing w:before="20" w:after="20"/>
              <w:rPr>
                <w:sz w:val="18"/>
                <w:szCs w:val="28"/>
              </w:rPr>
            </w:pPr>
            <w:r w:rsidRPr="00082018">
              <w:rPr>
                <w:color w:val="7F8C8D"/>
                <w:sz w:val="18"/>
                <w:szCs w:val="28"/>
              </w:rPr>
              <w:t>15 min</w:t>
            </w:r>
          </w:p>
        </w:tc>
        <w:tc>
          <w:tcPr>
            <w:tcW w:w="8130" w:type="dxa"/>
            <w:tcMar>
              <w:top w:w="30" w:type="dxa"/>
              <w:left w:w="60" w:type="dxa"/>
              <w:bottom w:w="30" w:type="dxa"/>
              <w:right w:w="60" w:type="dxa"/>
            </w:tcMar>
          </w:tcPr>
          <w:p w14:paraId="41C5B770" w14:textId="77777777" w:rsidR="006D0F87" w:rsidRPr="00082018" w:rsidRDefault="00000000">
            <w:pPr>
              <w:spacing w:before="20" w:after="20"/>
              <w:rPr>
                <w:sz w:val="18"/>
                <w:szCs w:val="28"/>
              </w:rPr>
            </w:pPr>
            <w:r w:rsidRPr="00082018">
              <w:rPr>
                <w:color w:val="2C3E50"/>
                <w:sz w:val="18"/>
                <w:szCs w:val="28"/>
              </w:rPr>
              <w:t>"What worked, specifically? What broke down and why?" — Draw out systemic causes.</w:t>
            </w:r>
          </w:p>
        </w:tc>
      </w:tr>
      <w:tr w:rsidR="006D0F87" w14:paraId="2FB20E57" w14:textId="77777777" w:rsidTr="00082018">
        <w:tc>
          <w:tcPr>
            <w:tcW w:w="1230" w:type="dxa"/>
            <w:tcMar>
              <w:top w:w="30" w:type="dxa"/>
              <w:left w:w="60" w:type="dxa"/>
              <w:bottom w:w="30" w:type="dxa"/>
              <w:right w:w="60" w:type="dxa"/>
            </w:tcMar>
          </w:tcPr>
          <w:p w14:paraId="003196C1" w14:textId="77777777" w:rsidR="006D0F87" w:rsidRPr="00082018" w:rsidRDefault="00000000">
            <w:pPr>
              <w:spacing w:before="20" w:after="20"/>
              <w:rPr>
                <w:sz w:val="18"/>
                <w:szCs w:val="28"/>
              </w:rPr>
            </w:pPr>
            <w:r w:rsidRPr="00082018">
              <w:rPr>
                <w:b/>
                <w:color w:val="2C3E50"/>
                <w:sz w:val="18"/>
                <w:szCs w:val="28"/>
              </w:rPr>
              <w:t>4. Futures</w:t>
            </w:r>
          </w:p>
        </w:tc>
        <w:tc>
          <w:tcPr>
            <w:tcW w:w="1440" w:type="dxa"/>
            <w:tcMar>
              <w:top w:w="30" w:type="dxa"/>
              <w:left w:w="60" w:type="dxa"/>
              <w:bottom w:w="30" w:type="dxa"/>
              <w:right w:w="60" w:type="dxa"/>
            </w:tcMar>
          </w:tcPr>
          <w:p w14:paraId="097117C0" w14:textId="77777777" w:rsidR="006D0F87" w:rsidRPr="00082018" w:rsidRDefault="00000000">
            <w:pPr>
              <w:spacing w:before="20" w:after="20"/>
              <w:rPr>
                <w:sz w:val="18"/>
                <w:szCs w:val="28"/>
              </w:rPr>
            </w:pPr>
            <w:r w:rsidRPr="00082018">
              <w:rPr>
                <w:color w:val="7F8C8D"/>
                <w:sz w:val="18"/>
                <w:szCs w:val="28"/>
              </w:rPr>
              <w:t>10 min</w:t>
            </w:r>
          </w:p>
        </w:tc>
        <w:tc>
          <w:tcPr>
            <w:tcW w:w="8130" w:type="dxa"/>
            <w:tcMar>
              <w:top w:w="30" w:type="dxa"/>
              <w:left w:w="60" w:type="dxa"/>
              <w:bottom w:w="30" w:type="dxa"/>
              <w:right w:w="60" w:type="dxa"/>
            </w:tcMar>
          </w:tcPr>
          <w:p w14:paraId="52A8C59E" w14:textId="77777777" w:rsidR="006D0F87" w:rsidRPr="00082018" w:rsidRDefault="00000000">
            <w:pPr>
              <w:spacing w:before="20" w:after="20"/>
              <w:rPr>
                <w:sz w:val="18"/>
                <w:szCs w:val="28"/>
              </w:rPr>
            </w:pPr>
            <w:r w:rsidRPr="00082018">
              <w:rPr>
                <w:color w:val="2C3E50"/>
                <w:sz w:val="18"/>
                <w:szCs w:val="28"/>
              </w:rPr>
              <w:t>"If you ran this again tomorrow, what's the one thing you'd change?"</w:t>
            </w:r>
          </w:p>
        </w:tc>
      </w:tr>
      <w:tr w:rsidR="006D0F87" w14:paraId="599ADDCB" w14:textId="77777777" w:rsidTr="00082018">
        <w:tc>
          <w:tcPr>
            <w:tcW w:w="1230" w:type="dxa"/>
            <w:shd w:val="clear" w:color="auto" w:fill="F4F6F9"/>
            <w:tcMar>
              <w:top w:w="30" w:type="dxa"/>
              <w:left w:w="60" w:type="dxa"/>
              <w:bottom w:w="30" w:type="dxa"/>
              <w:right w:w="60" w:type="dxa"/>
            </w:tcMar>
          </w:tcPr>
          <w:p w14:paraId="5CDCE2E4" w14:textId="77777777" w:rsidR="006D0F87" w:rsidRPr="00082018" w:rsidRDefault="00000000">
            <w:pPr>
              <w:spacing w:before="20" w:after="20"/>
              <w:rPr>
                <w:sz w:val="18"/>
                <w:szCs w:val="28"/>
              </w:rPr>
            </w:pPr>
            <w:r w:rsidRPr="00082018">
              <w:rPr>
                <w:b/>
                <w:color w:val="2C3E50"/>
                <w:sz w:val="18"/>
                <w:szCs w:val="28"/>
              </w:rPr>
              <w:t>5. Transfer</w:t>
            </w:r>
          </w:p>
        </w:tc>
        <w:tc>
          <w:tcPr>
            <w:tcW w:w="1440" w:type="dxa"/>
            <w:shd w:val="clear" w:color="auto" w:fill="F4F6F9"/>
            <w:tcMar>
              <w:top w:w="30" w:type="dxa"/>
              <w:left w:w="60" w:type="dxa"/>
              <w:bottom w:w="30" w:type="dxa"/>
              <w:right w:w="60" w:type="dxa"/>
            </w:tcMar>
          </w:tcPr>
          <w:p w14:paraId="20F92304" w14:textId="77777777" w:rsidR="006D0F87" w:rsidRPr="00082018" w:rsidRDefault="00000000">
            <w:pPr>
              <w:spacing w:before="20" w:after="20"/>
              <w:rPr>
                <w:sz w:val="18"/>
                <w:szCs w:val="28"/>
              </w:rPr>
            </w:pPr>
            <w:r w:rsidRPr="00082018">
              <w:rPr>
                <w:color w:val="7F8C8D"/>
                <w:sz w:val="18"/>
                <w:szCs w:val="28"/>
              </w:rPr>
              <w:t>10 min</w:t>
            </w:r>
          </w:p>
        </w:tc>
        <w:tc>
          <w:tcPr>
            <w:tcW w:w="8130" w:type="dxa"/>
            <w:tcMar>
              <w:top w:w="30" w:type="dxa"/>
              <w:left w:w="60" w:type="dxa"/>
              <w:bottom w:w="30" w:type="dxa"/>
              <w:right w:w="60" w:type="dxa"/>
            </w:tcMar>
          </w:tcPr>
          <w:p w14:paraId="10C1104C" w14:textId="77777777" w:rsidR="006D0F87" w:rsidRPr="00082018" w:rsidRDefault="00000000">
            <w:pPr>
              <w:spacing w:before="20" w:after="20"/>
              <w:rPr>
                <w:sz w:val="18"/>
                <w:szCs w:val="28"/>
              </w:rPr>
            </w:pPr>
            <w:r w:rsidRPr="00082018">
              <w:rPr>
                <w:color w:val="2C3E50"/>
                <w:sz w:val="18"/>
                <w:szCs w:val="28"/>
              </w:rPr>
              <w:t>"Where does this show up in your real work? What does Kelsey's experience teach us?"</w:t>
            </w:r>
          </w:p>
        </w:tc>
      </w:tr>
    </w:tbl>
    <w:p w14:paraId="253B98B4" w14:textId="77777777" w:rsidR="006D0F87" w:rsidRDefault="006D0F87">
      <w:pPr>
        <w:spacing w:after="0" w:line="240" w:lineRule="auto"/>
      </w:pPr>
    </w:p>
    <w:p w14:paraId="7A5DF0B4" w14:textId="77777777" w:rsidR="006D0F87" w:rsidRPr="00082018" w:rsidRDefault="00000000">
      <w:pPr>
        <w:spacing w:after="40" w:line="240" w:lineRule="auto"/>
        <w:rPr>
          <w:sz w:val="28"/>
          <w:szCs w:val="28"/>
        </w:rPr>
      </w:pPr>
      <w:r w:rsidRPr="00082018">
        <w:rPr>
          <w:b/>
          <w:color w:val="1A1A2E"/>
          <w:sz w:val="20"/>
          <w:szCs w:val="28"/>
        </w:rPr>
        <w:t>TEAM DEBRIEF QUESTIONS — DAY 3 HR7</w:t>
      </w:r>
    </w:p>
    <w:tbl>
      <w:tblPr>
        <w:tblStyle w:val="TableGrid"/>
        <w:tblW w:w="10800" w:type="dxa"/>
        <w:tblLook w:val="04A0" w:firstRow="1" w:lastRow="0" w:firstColumn="1" w:lastColumn="0" w:noHBand="0" w:noVBand="1"/>
      </w:tblPr>
      <w:tblGrid>
        <w:gridCol w:w="1590"/>
        <w:gridCol w:w="9210"/>
      </w:tblGrid>
      <w:tr w:rsidR="006D0F87" w14:paraId="28E3A3FA" w14:textId="77777777" w:rsidTr="00082018">
        <w:tc>
          <w:tcPr>
            <w:tcW w:w="1590" w:type="dxa"/>
            <w:shd w:val="clear" w:color="auto" w:fill="2C3E50"/>
            <w:tcMar>
              <w:top w:w="30" w:type="dxa"/>
              <w:left w:w="60" w:type="dxa"/>
              <w:bottom w:w="30" w:type="dxa"/>
              <w:right w:w="60" w:type="dxa"/>
            </w:tcMar>
          </w:tcPr>
          <w:p w14:paraId="00E815E4" w14:textId="77777777" w:rsidR="006D0F87" w:rsidRDefault="00000000">
            <w:pPr>
              <w:spacing w:before="20" w:after="20"/>
            </w:pPr>
            <w:r>
              <w:rPr>
                <w:b/>
                <w:color w:val="FFFFFF"/>
                <w:sz w:val="15"/>
              </w:rPr>
              <w:t>Team</w:t>
            </w:r>
          </w:p>
        </w:tc>
        <w:tc>
          <w:tcPr>
            <w:tcW w:w="9210" w:type="dxa"/>
            <w:shd w:val="clear" w:color="auto" w:fill="2C3E50"/>
            <w:tcMar>
              <w:top w:w="30" w:type="dxa"/>
              <w:left w:w="60" w:type="dxa"/>
              <w:bottom w:w="30" w:type="dxa"/>
              <w:right w:w="60" w:type="dxa"/>
            </w:tcMar>
          </w:tcPr>
          <w:p w14:paraId="629C7FE7" w14:textId="77777777" w:rsidR="006D0F87" w:rsidRDefault="00000000">
            <w:pPr>
              <w:spacing w:before="20" w:after="20"/>
            </w:pPr>
            <w:r>
              <w:rPr>
                <w:b/>
                <w:color w:val="FFFFFF"/>
                <w:sz w:val="15"/>
              </w:rPr>
              <w:t>Core Debrief Question</w:t>
            </w:r>
          </w:p>
        </w:tc>
      </w:tr>
      <w:tr w:rsidR="006D0F87" w14:paraId="172CA39B" w14:textId="77777777" w:rsidTr="00082018">
        <w:tc>
          <w:tcPr>
            <w:tcW w:w="1590" w:type="dxa"/>
            <w:shd w:val="clear" w:color="auto" w:fill="F4F6F9"/>
            <w:tcMar>
              <w:top w:w="30" w:type="dxa"/>
              <w:left w:w="60" w:type="dxa"/>
              <w:bottom w:w="30" w:type="dxa"/>
              <w:right w:w="60" w:type="dxa"/>
            </w:tcMar>
          </w:tcPr>
          <w:p w14:paraId="401671B5" w14:textId="77777777" w:rsidR="006D0F87" w:rsidRPr="00082018" w:rsidRDefault="00000000">
            <w:pPr>
              <w:spacing w:before="20" w:after="20"/>
              <w:rPr>
                <w:sz w:val="18"/>
                <w:szCs w:val="28"/>
              </w:rPr>
            </w:pPr>
            <w:r w:rsidRPr="00082018">
              <w:rPr>
                <w:b/>
                <w:color w:val="2C3E50"/>
                <w:sz w:val="18"/>
                <w:szCs w:val="28"/>
              </w:rPr>
              <w:t>INTEGRATION</w:t>
            </w:r>
          </w:p>
        </w:tc>
        <w:tc>
          <w:tcPr>
            <w:tcW w:w="9210" w:type="dxa"/>
            <w:tcMar>
              <w:top w:w="30" w:type="dxa"/>
              <w:left w:w="60" w:type="dxa"/>
              <w:bottom w:w="30" w:type="dxa"/>
              <w:right w:w="60" w:type="dxa"/>
            </w:tcMar>
          </w:tcPr>
          <w:p w14:paraId="3814F5F6" w14:textId="77777777" w:rsidR="006D0F87" w:rsidRPr="00082018" w:rsidRDefault="00000000">
            <w:pPr>
              <w:spacing w:before="20" w:after="20"/>
              <w:rPr>
                <w:sz w:val="18"/>
                <w:szCs w:val="28"/>
              </w:rPr>
            </w:pPr>
            <w:r w:rsidRPr="00082018">
              <w:rPr>
                <w:color w:val="2C3E50"/>
                <w:sz w:val="18"/>
                <w:szCs w:val="28"/>
              </w:rPr>
              <w:t>When did you first know something was off-track? What was your decision-making process under time pressure?</w:t>
            </w:r>
          </w:p>
        </w:tc>
      </w:tr>
      <w:tr w:rsidR="006D0F87" w14:paraId="7EAB14DF" w14:textId="77777777" w:rsidTr="00082018">
        <w:tc>
          <w:tcPr>
            <w:tcW w:w="1590" w:type="dxa"/>
            <w:tcMar>
              <w:top w:w="30" w:type="dxa"/>
              <w:left w:w="60" w:type="dxa"/>
              <w:bottom w:w="30" w:type="dxa"/>
              <w:right w:w="60" w:type="dxa"/>
            </w:tcMar>
          </w:tcPr>
          <w:p w14:paraId="268D1E7E" w14:textId="77777777" w:rsidR="006D0F87" w:rsidRPr="00082018" w:rsidRDefault="00000000">
            <w:pPr>
              <w:spacing w:before="20" w:after="20"/>
              <w:rPr>
                <w:sz w:val="18"/>
                <w:szCs w:val="28"/>
              </w:rPr>
            </w:pPr>
            <w:r w:rsidRPr="00082018">
              <w:rPr>
                <w:b/>
                <w:color w:val="2C3E50"/>
                <w:sz w:val="18"/>
                <w:szCs w:val="28"/>
              </w:rPr>
              <w:t>TANK</w:t>
            </w:r>
          </w:p>
        </w:tc>
        <w:tc>
          <w:tcPr>
            <w:tcW w:w="9210" w:type="dxa"/>
            <w:tcMar>
              <w:top w:w="30" w:type="dxa"/>
              <w:left w:w="60" w:type="dxa"/>
              <w:bottom w:w="30" w:type="dxa"/>
              <w:right w:w="60" w:type="dxa"/>
            </w:tcMar>
          </w:tcPr>
          <w:p w14:paraId="0ED78F8F" w14:textId="77777777" w:rsidR="006D0F87" w:rsidRPr="00082018" w:rsidRDefault="00000000">
            <w:pPr>
              <w:spacing w:before="20" w:after="20"/>
              <w:rPr>
                <w:sz w:val="18"/>
                <w:szCs w:val="28"/>
              </w:rPr>
            </w:pPr>
            <w:r w:rsidRPr="00082018">
              <w:rPr>
                <w:color w:val="2C3E50"/>
                <w:sz w:val="18"/>
                <w:szCs w:val="28"/>
              </w:rPr>
              <w:t>How did remote control feel vs. your AU build? What would you build differently for a real mission?</w:t>
            </w:r>
          </w:p>
        </w:tc>
      </w:tr>
      <w:tr w:rsidR="006D0F87" w14:paraId="7D1AAAF1" w14:textId="77777777" w:rsidTr="00082018">
        <w:tc>
          <w:tcPr>
            <w:tcW w:w="1590" w:type="dxa"/>
            <w:shd w:val="clear" w:color="auto" w:fill="F4F6F9"/>
            <w:tcMar>
              <w:top w:w="30" w:type="dxa"/>
              <w:left w:w="60" w:type="dxa"/>
              <w:bottom w:w="30" w:type="dxa"/>
              <w:right w:w="60" w:type="dxa"/>
            </w:tcMar>
          </w:tcPr>
          <w:p w14:paraId="044CAA7F" w14:textId="77777777" w:rsidR="006D0F87" w:rsidRPr="00082018" w:rsidRDefault="00000000">
            <w:pPr>
              <w:spacing w:before="20" w:after="20"/>
              <w:rPr>
                <w:sz w:val="18"/>
                <w:szCs w:val="28"/>
              </w:rPr>
            </w:pPr>
            <w:r w:rsidRPr="00082018">
              <w:rPr>
                <w:b/>
                <w:color w:val="2C3E50"/>
                <w:sz w:val="18"/>
                <w:szCs w:val="28"/>
              </w:rPr>
              <w:t>ARM</w:t>
            </w:r>
          </w:p>
        </w:tc>
        <w:tc>
          <w:tcPr>
            <w:tcW w:w="9210" w:type="dxa"/>
            <w:tcMar>
              <w:top w:w="30" w:type="dxa"/>
              <w:left w:w="60" w:type="dxa"/>
              <w:bottom w:w="30" w:type="dxa"/>
              <w:right w:w="60" w:type="dxa"/>
            </w:tcMar>
          </w:tcPr>
          <w:p w14:paraId="0C358ACE" w14:textId="77777777" w:rsidR="006D0F87" w:rsidRPr="00082018" w:rsidRDefault="00000000">
            <w:pPr>
              <w:spacing w:before="20" w:after="20"/>
              <w:rPr>
                <w:sz w:val="18"/>
                <w:szCs w:val="28"/>
              </w:rPr>
            </w:pPr>
            <w:r w:rsidRPr="00082018">
              <w:rPr>
                <w:color w:val="2C3E50"/>
                <w:sz w:val="18"/>
                <w:szCs w:val="28"/>
              </w:rPr>
              <w:t>Where did the arm behave differently on Kelsey's robot vs. yours? What's the lesson about specification vs. execution?</w:t>
            </w:r>
          </w:p>
        </w:tc>
      </w:tr>
      <w:tr w:rsidR="006D0F87" w14:paraId="6640F7B0" w14:textId="77777777" w:rsidTr="00082018">
        <w:tc>
          <w:tcPr>
            <w:tcW w:w="1590" w:type="dxa"/>
            <w:tcMar>
              <w:top w:w="30" w:type="dxa"/>
              <w:left w:w="60" w:type="dxa"/>
              <w:bottom w:w="30" w:type="dxa"/>
              <w:right w:w="60" w:type="dxa"/>
            </w:tcMar>
          </w:tcPr>
          <w:p w14:paraId="031CE2E7" w14:textId="77777777" w:rsidR="006D0F87" w:rsidRPr="00082018" w:rsidRDefault="00000000">
            <w:pPr>
              <w:spacing w:before="20" w:after="20"/>
              <w:rPr>
                <w:sz w:val="18"/>
                <w:szCs w:val="28"/>
              </w:rPr>
            </w:pPr>
            <w:r w:rsidRPr="00082018">
              <w:rPr>
                <w:b/>
                <w:color w:val="2C3E50"/>
                <w:sz w:val="18"/>
                <w:szCs w:val="28"/>
              </w:rPr>
              <w:t>GRIP</w:t>
            </w:r>
          </w:p>
        </w:tc>
        <w:tc>
          <w:tcPr>
            <w:tcW w:w="9210" w:type="dxa"/>
            <w:tcMar>
              <w:top w:w="30" w:type="dxa"/>
              <w:left w:w="60" w:type="dxa"/>
              <w:bottom w:w="30" w:type="dxa"/>
              <w:right w:w="60" w:type="dxa"/>
            </w:tcMar>
          </w:tcPr>
          <w:p w14:paraId="06397B6F" w14:textId="77777777" w:rsidR="006D0F87" w:rsidRPr="00082018" w:rsidRDefault="00000000">
            <w:pPr>
              <w:spacing w:before="20" w:after="20"/>
              <w:rPr>
                <w:sz w:val="18"/>
                <w:szCs w:val="28"/>
              </w:rPr>
            </w:pPr>
            <w:r w:rsidRPr="00082018">
              <w:rPr>
                <w:color w:val="2C3E50"/>
                <w:sz w:val="18"/>
                <w:szCs w:val="28"/>
              </w:rPr>
              <w:t xml:space="preserve">Did the valve device work as </w:t>
            </w:r>
            <w:proofErr w:type="gramStart"/>
            <w:r w:rsidRPr="00082018">
              <w:rPr>
                <w:color w:val="2C3E50"/>
                <w:sz w:val="18"/>
                <w:szCs w:val="28"/>
              </w:rPr>
              <w:t>designed</w:t>
            </w:r>
            <w:proofErr w:type="gramEnd"/>
            <w:r w:rsidRPr="00082018">
              <w:rPr>
                <w:color w:val="2C3E50"/>
                <w:sz w:val="18"/>
                <w:szCs w:val="28"/>
              </w:rPr>
              <w:t>? What assumption about the real environment turned out to be wrong?</w:t>
            </w:r>
          </w:p>
        </w:tc>
      </w:tr>
      <w:tr w:rsidR="006D0F87" w14:paraId="21A5C35E" w14:textId="77777777" w:rsidTr="00082018">
        <w:tc>
          <w:tcPr>
            <w:tcW w:w="1590" w:type="dxa"/>
            <w:shd w:val="clear" w:color="auto" w:fill="F4F6F9"/>
            <w:tcMar>
              <w:top w:w="30" w:type="dxa"/>
              <w:left w:w="60" w:type="dxa"/>
              <w:bottom w:w="30" w:type="dxa"/>
              <w:right w:w="60" w:type="dxa"/>
            </w:tcMar>
          </w:tcPr>
          <w:p w14:paraId="656B0BC5" w14:textId="77777777" w:rsidR="006D0F87" w:rsidRPr="00082018" w:rsidRDefault="00000000">
            <w:pPr>
              <w:spacing w:before="20" w:after="20"/>
              <w:rPr>
                <w:sz w:val="18"/>
                <w:szCs w:val="28"/>
              </w:rPr>
            </w:pPr>
            <w:r w:rsidRPr="00082018">
              <w:rPr>
                <w:b/>
                <w:color w:val="2C3E50"/>
                <w:sz w:val="18"/>
                <w:szCs w:val="28"/>
              </w:rPr>
              <w:t>POWER</w:t>
            </w:r>
          </w:p>
        </w:tc>
        <w:tc>
          <w:tcPr>
            <w:tcW w:w="9210" w:type="dxa"/>
            <w:tcMar>
              <w:top w:w="30" w:type="dxa"/>
              <w:left w:w="60" w:type="dxa"/>
              <w:bottom w:w="30" w:type="dxa"/>
              <w:right w:w="60" w:type="dxa"/>
            </w:tcMar>
          </w:tcPr>
          <w:p w14:paraId="56AF6440" w14:textId="77777777" w:rsidR="006D0F87" w:rsidRPr="00082018" w:rsidRDefault="00000000">
            <w:pPr>
              <w:spacing w:before="20" w:after="20"/>
              <w:rPr>
                <w:sz w:val="18"/>
                <w:szCs w:val="28"/>
              </w:rPr>
            </w:pPr>
            <w:r w:rsidRPr="00082018">
              <w:rPr>
                <w:color w:val="2C3E50"/>
                <w:sz w:val="18"/>
                <w:szCs w:val="28"/>
              </w:rPr>
              <w:t>Did the power budget hold? What would you change about your safety margins?</w:t>
            </w:r>
          </w:p>
        </w:tc>
      </w:tr>
      <w:tr w:rsidR="006D0F87" w14:paraId="3A7DD889" w14:textId="77777777" w:rsidTr="00082018">
        <w:tc>
          <w:tcPr>
            <w:tcW w:w="1590" w:type="dxa"/>
            <w:tcMar>
              <w:top w:w="30" w:type="dxa"/>
              <w:left w:w="60" w:type="dxa"/>
              <w:bottom w:w="30" w:type="dxa"/>
              <w:right w:w="60" w:type="dxa"/>
            </w:tcMar>
          </w:tcPr>
          <w:p w14:paraId="6F44B800" w14:textId="77777777" w:rsidR="006D0F87" w:rsidRPr="00082018" w:rsidRDefault="00000000">
            <w:pPr>
              <w:spacing w:before="20" w:after="20"/>
              <w:rPr>
                <w:sz w:val="18"/>
                <w:szCs w:val="28"/>
              </w:rPr>
            </w:pPr>
            <w:r w:rsidRPr="00082018">
              <w:rPr>
                <w:b/>
                <w:color w:val="2C3E50"/>
                <w:sz w:val="18"/>
                <w:szCs w:val="28"/>
              </w:rPr>
              <w:t>COMMS</w:t>
            </w:r>
          </w:p>
        </w:tc>
        <w:tc>
          <w:tcPr>
            <w:tcW w:w="9210" w:type="dxa"/>
            <w:tcMar>
              <w:top w:w="30" w:type="dxa"/>
              <w:left w:w="60" w:type="dxa"/>
              <w:bottom w:w="30" w:type="dxa"/>
              <w:right w:w="60" w:type="dxa"/>
            </w:tcMar>
          </w:tcPr>
          <w:p w14:paraId="3A53C373" w14:textId="77777777" w:rsidR="006D0F87" w:rsidRPr="00082018" w:rsidRDefault="00000000">
            <w:pPr>
              <w:spacing w:before="20" w:after="20"/>
              <w:rPr>
                <w:sz w:val="18"/>
                <w:szCs w:val="28"/>
              </w:rPr>
            </w:pPr>
            <w:r w:rsidRPr="00082018">
              <w:rPr>
                <w:color w:val="2C3E50"/>
                <w:sz w:val="18"/>
                <w:szCs w:val="28"/>
              </w:rPr>
              <w:t>What was the hardest thing to relay? How did Kelsey's experience change based on your instruction quality?</w:t>
            </w:r>
          </w:p>
        </w:tc>
      </w:tr>
      <w:tr w:rsidR="006D0F87" w14:paraId="55D45458" w14:textId="77777777" w:rsidTr="00082018">
        <w:tc>
          <w:tcPr>
            <w:tcW w:w="1590" w:type="dxa"/>
            <w:shd w:val="clear" w:color="auto" w:fill="F4F6F9"/>
            <w:tcMar>
              <w:top w:w="30" w:type="dxa"/>
              <w:left w:w="60" w:type="dxa"/>
              <w:bottom w:w="30" w:type="dxa"/>
              <w:right w:w="60" w:type="dxa"/>
            </w:tcMar>
          </w:tcPr>
          <w:p w14:paraId="08E8DDBC" w14:textId="77777777" w:rsidR="006D0F87" w:rsidRPr="00082018" w:rsidRDefault="00000000">
            <w:pPr>
              <w:spacing w:before="20" w:after="20"/>
              <w:rPr>
                <w:sz w:val="18"/>
                <w:szCs w:val="28"/>
              </w:rPr>
            </w:pPr>
            <w:r w:rsidRPr="00082018">
              <w:rPr>
                <w:b/>
                <w:color w:val="2C3E50"/>
                <w:sz w:val="18"/>
                <w:szCs w:val="28"/>
              </w:rPr>
              <w:t>PILOT</w:t>
            </w:r>
          </w:p>
        </w:tc>
        <w:tc>
          <w:tcPr>
            <w:tcW w:w="9210" w:type="dxa"/>
            <w:tcMar>
              <w:top w:w="30" w:type="dxa"/>
              <w:left w:w="60" w:type="dxa"/>
              <w:bottom w:w="30" w:type="dxa"/>
              <w:right w:w="60" w:type="dxa"/>
            </w:tcMar>
          </w:tcPr>
          <w:p w14:paraId="688F203B" w14:textId="77777777" w:rsidR="006D0F87" w:rsidRPr="00082018" w:rsidRDefault="00000000">
            <w:pPr>
              <w:spacing w:before="20" w:after="20"/>
              <w:rPr>
                <w:sz w:val="18"/>
                <w:szCs w:val="28"/>
              </w:rPr>
            </w:pPr>
            <w:r w:rsidRPr="00082018">
              <w:rPr>
                <w:color w:val="2C3E50"/>
                <w:sz w:val="18"/>
                <w:szCs w:val="28"/>
              </w:rPr>
              <w:t>How did the GUI perform under pressure? What does flying someone else's robot from thousands of miles away actually feel like?</w:t>
            </w:r>
          </w:p>
        </w:tc>
      </w:tr>
    </w:tbl>
    <w:p w14:paraId="4DB496CC" w14:textId="77777777" w:rsidR="006D0F87" w:rsidRDefault="006D0F87">
      <w:pPr>
        <w:spacing w:after="0" w:line="240" w:lineRule="auto"/>
      </w:pPr>
    </w:p>
    <w:p w14:paraId="1D709183" w14:textId="77777777" w:rsidR="00082018" w:rsidRDefault="00082018">
      <w:pPr>
        <w:spacing w:after="40" w:line="240" w:lineRule="auto"/>
        <w:rPr>
          <w:b/>
          <w:color w:val="1A1A2E"/>
          <w:sz w:val="17"/>
        </w:rPr>
      </w:pPr>
    </w:p>
    <w:p w14:paraId="240A005B" w14:textId="48206286" w:rsidR="006D0F87" w:rsidRPr="00082018" w:rsidRDefault="00000000">
      <w:pPr>
        <w:spacing w:after="40" w:line="240" w:lineRule="auto"/>
        <w:rPr>
          <w:sz w:val="32"/>
          <w:szCs w:val="32"/>
        </w:rPr>
      </w:pPr>
      <w:r w:rsidRPr="00082018">
        <w:rPr>
          <w:b/>
          <w:color w:val="1A1A2E"/>
          <w:szCs w:val="32"/>
        </w:rPr>
        <w:t>DAILY OUTBRIEF PROMPTS</w:t>
      </w:r>
    </w:p>
    <w:tbl>
      <w:tblPr>
        <w:tblStyle w:val="TableGrid"/>
        <w:tblW w:w="10800" w:type="dxa"/>
        <w:tblLook w:val="04A0" w:firstRow="1" w:lastRow="0" w:firstColumn="1" w:lastColumn="0" w:noHBand="0" w:noVBand="1"/>
      </w:tblPr>
      <w:tblGrid>
        <w:gridCol w:w="5460"/>
        <w:gridCol w:w="5340"/>
      </w:tblGrid>
      <w:tr w:rsidR="006D0F87" w:rsidRPr="00082018" w14:paraId="22F30A1E" w14:textId="77777777" w:rsidTr="00082018">
        <w:tc>
          <w:tcPr>
            <w:tcW w:w="5460" w:type="dxa"/>
            <w:shd w:val="clear" w:color="auto" w:fill="EBF5FB"/>
            <w:tcMar>
              <w:top w:w="30" w:type="dxa"/>
              <w:left w:w="60" w:type="dxa"/>
              <w:bottom w:w="30" w:type="dxa"/>
              <w:right w:w="60" w:type="dxa"/>
            </w:tcMar>
          </w:tcPr>
          <w:p w14:paraId="2EBC5A48" w14:textId="77777777" w:rsidR="006D0F87" w:rsidRPr="00082018" w:rsidRDefault="00000000">
            <w:pPr>
              <w:spacing w:before="20" w:after="20"/>
              <w:rPr>
                <w:sz w:val="20"/>
                <w:szCs w:val="32"/>
              </w:rPr>
            </w:pPr>
            <w:r w:rsidRPr="00082018">
              <w:rPr>
                <w:b/>
                <w:color w:val="2980B9"/>
                <w:sz w:val="20"/>
                <w:szCs w:val="32"/>
              </w:rPr>
              <w:t xml:space="preserve">Every </w:t>
            </w:r>
            <w:proofErr w:type="spellStart"/>
            <w:r w:rsidRPr="00082018">
              <w:rPr>
                <w:b/>
                <w:color w:val="2980B9"/>
                <w:sz w:val="20"/>
                <w:szCs w:val="32"/>
              </w:rPr>
              <w:t>Outbrief</w:t>
            </w:r>
            <w:proofErr w:type="spellEnd"/>
          </w:p>
          <w:p w14:paraId="0AE050FB" w14:textId="77777777" w:rsidR="006D0F87" w:rsidRPr="00082018" w:rsidRDefault="00000000">
            <w:pPr>
              <w:spacing w:before="20" w:after="20"/>
              <w:rPr>
                <w:sz w:val="18"/>
                <w:szCs w:val="28"/>
              </w:rPr>
            </w:pPr>
            <w:proofErr w:type="gramStart"/>
            <w:r w:rsidRPr="00082018">
              <w:rPr>
                <w:color w:val="2C3E50"/>
                <w:sz w:val="18"/>
                <w:szCs w:val="28"/>
              </w:rPr>
              <w:t>→  "</w:t>
            </w:r>
            <w:proofErr w:type="gramEnd"/>
            <w:r w:rsidRPr="00082018">
              <w:rPr>
                <w:color w:val="2C3E50"/>
                <w:sz w:val="18"/>
                <w:szCs w:val="28"/>
              </w:rPr>
              <w:t>Where are you vs. where Kelsey is — what's the gap?"</w:t>
            </w:r>
          </w:p>
          <w:p w14:paraId="5A8F51F9" w14:textId="77777777" w:rsidR="006D0F87" w:rsidRPr="00082018" w:rsidRDefault="00000000">
            <w:pPr>
              <w:spacing w:before="20" w:after="20"/>
              <w:rPr>
                <w:sz w:val="18"/>
                <w:szCs w:val="28"/>
              </w:rPr>
            </w:pPr>
            <w:proofErr w:type="gramStart"/>
            <w:r w:rsidRPr="00082018">
              <w:rPr>
                <w:color w:val="2C3E50"/>
                <w:sz w:val="18"/>
                <w:szCs w:val="28"/>
              </w:rPr>
              <w:t>→  "</w:t>
            </w:r>
            <w:proofErr w:type="gramEnd"/>
            <w:r w:rsidRPr="00082018">
              <w:rPr>
                <w:color w:val="2C3E50"/>
                <w:sz w:val="18"/>
                <w:szCs w:val="28"/>
              </w:rPr>
              <w:t>What's the one thing that, if it fails tomorrow, kills the mission?"</w:t>
            </w:r>
          </w:p>
          <w:p w14:paraId="47489E6A" w14:textId="0CAE9790" w:rsidR="006D0F87" w:rsidRPr="00082018" w:rsidRDefault="00000000">
            <w:pPr>
              <w:spacing w:before="20" w:after="20"/>
              <w:rPr>
                <w:sz w:val="18"/>
                <w:szCs w:val="28"/>
              </w:rPr>
            </w:pPr>
            <w:proofErr w:type="gramStart"/>
            <w:r w:rsidRPr="00082018">
              <w:rPr>
                <w:color w:val="2C3E50"/>
                <w:sz w:val="18"/>
                <w:szCs w:val="28"/>
              </w:rPr>
              <w:t>→  "</w:t>
            </w:r>
            <w:proofErr w:type="gramEnd"/>
            <w:r w:rsidRPr="00082018">
              <w:rPr>
                <w:color w:val="2C3E50"/>
                <w:sz w:val="18"/>
                <w:szCs w:val="28"/>
              </w:rPr>
              <w:t>What</w:t>
            </w:r>
            <w:r w:rsidR="00082018" w:rsidRPr="00082018">
              <w:rPr>
                <w:color w:val="2C3E50"/>
                <w:sz w:val="18"/>
                <w:szCs w:val="28"/>
              </w:rPr>
              <w:t>’</w:t>
            </w:r>
            <w:r w:rsidRPr="00082018">
              <w:rPr>
                <w:color w:val="2C3E50"/>
                <w:sz w:val="18"/>
                <w:szCs w:val="28"/>
              </w:rPr>
              <w:t>s your team need from another team first thing tomorrow?"</w:t>
            </w:r>
          </w:p>
          <w:p w14:paraId="47F223FF" w14:textId="77777777" w:rsidR="006D0F87" w:rsidRPr="00082018" w:rsidRDefault="006D0F87">
            <w:pPr>
              <w:spacing w:before="20" w:after="20"/>
              <w:rPr>
                <w:sz w:val="18"/>
                <w:szCs w:val="28"/>
              </w:rPr>
            </w:pPr>
          </w:p>
        </w:tc>
        <w:tc>
          <w:tcPr>
            <w:tcW w:w="5340" w:type="dxa"/>
            <w:shd w:val="clear" w:color="auto" w:fill="FEF9E7"/>
            <w:tcMar>
              <w:top w:w="30" w:type="dxa"/>
              <w:left w:w="60" w:type="dxa"/>
              <w:bottom w:w="30" w:type="dxa"/>
              <w:right w:w="60" w:type="dxa"/>
            </w:tcMar>
          </w:tcPr>
          <w:p w14:paraId="2F5BBF29" w14:textId="77777777" w:rsidR="006D0F87" w:rsidRPr="00082018" w:rsidRDefault="00000000">
            <w:pPr>
              <w:spacing w:before="20" w:after="20"/>
              <w:rPr>
                <w:sz w:val="20"/>
                <w:szCs w:val="32"/>
              </w:rPr>
            </w:pPr>
            <w:r w:rsidRPr="00082018">
              <w:rPr>
                <w:b/>
                <w:color w:val="F39C12"/>
                <w:sz w:val="20"/>
                <w:szCs w:val="32"/>
              </w:rPr>
              <w:t>Day 2 Outbrief Only</w:t>
            </w:r>
          </w:p>
          <w:p w14:paraId="6DC15358" w14:textId="77777777" w:rsidR="006D0F87" w:rsidRPr="00082018" w:rsidRDefault="00000000">
            <w:pPr>
              <w:spacing w:before="20" w:after="20"/>
              <w:rPr>
                <w:sz w:val="18"/>
                <w:szCs w:val="28"/>
              </w:rPr>
            </w:pPr>
            <w:proofErr w:type="gramStart"/>
            <w:r w:rsidRPr="00082018">
              <w:rPr>
                <w:color w:val="2C3E50"/>
                <w:sz w:val="18"/>
                <w:szCs w:val="28"/>
              </w:rPr>
              <w:t>→  "</w:t>
            </w:r>
            <w:proofErr w:type="gramEnd"/>
            <w:r w:rsidRPr="00082018">
              <w:rPr>
                <w:color w:val="2C3E50"/>
                <w:sz w:val="18"/>
                <w:szCs w:val="28"/>
              </w:rPr>
              <w:t>We are GO / NO-GO because..." — be direct and specific</w:t>
            </w:r>
          </w:p>
          <w:p w14:paraId="2CA753CD" w14:textId="6B427972" w:rsidR="006D0F87" w:rsidRPr="00082018" w:rsidRDefault="00000000">
            <w:pPr>
              <w:spacing w:before="20" w:after="20"/>
              <w:rPr>
                <w:sz w:val="18"/>
                <w:szCs w:val="28"/>
              </w:rPr>
            </w:pPr>
            <w:proofErr w:type="gramStart"/>
            <w:r w:rsidRPr="00082018">
              <w:rPr>
                <w:color w:val="2C3E50"/>
                <w:sz w:val="18"/>
                <w:szCs w:val="28"/>
              </w:rPr>
              <w:t>→  "</w:t>
            </w:r>
            <w:proofErr w:type="gramEnd"/>
            <w:r w:rsidRPr="00082018">
              <w:rPr>
                <w:color w:val="2C3E50"/>
                <w:sz w:val="18"/>
                <w:szCs w:val="28"/>
              </w:rPr>
              <w:t>Kelsey: here</w:t>
            </w:r>
            <w:r w:rsidR="00082018">
              <w:rPr>
                <w:color w:val="2C3E50"/>
                <w:sz w:val="18"/>
                <w:szCs w:val="28"/>
              </w:rPr>
              <w:t>’</w:t>
            </w:r>
            <w:r w:rsidRPr="00082018">
              <w:rPr>
                <w:color w:val="2C3E50"/>
                <w:sz w:val="18"/>
                <w:szCs w:val="28"/>
              </w:rPr>
              <w:t>s your exact position for tomorrow morning."</w:t>
            </w:r>
          </w:p>
          <w:p w14:paraId="2A46AAA1" w14:textId="77777777" w:rsidR="006D0F87" w:rsidRPr="00082018" w:rsidRDefault="00000000">
            <w:pPr>
              <w:spacing w:before="20" w:after="20"/>
              <w:rPr>
                <w:sz w:val="18"/>
                <w:szCs w:val="28"/>
              </w:rPr>
            </w:pPr>
            <w:proofErr w:type="gramStart"/>
            <w:r w:rsidRPr="00082018">
              <w:rPr>
                <w:color w:val="2C3E50"/>
                <w:sz w:val="18"/>
                <w:szCs w:val="28"/>
              </w:rPr>
              <w:t>→  "</w:t>
            </w:r>
            <w:proofErr w:type="gramEnd"/>
            <w:r w:rsidRPr="00082018">
              <w:rPr>
                <w:color w:val="2C3E50"/>
                <w:sz w:val="18"/>
                <w:szCs w:val="28"/>
              </w:rPr>
              <w:t>If X fails during the mission tomorrow, here is what we do."</w:t>
            </w:r>
          </w:p>
          <w:p w14:paraId="740C9D14" w14:textId="77777777" w:rsidR="006D0F87" w:rsidRPr="00082018" w:rsidRDefault="006D0F87">
            <w:pPr>
              <w:spacing w:before="20" w:after="20"/>
              <w:rPr>
                <w:sz w:val="18"/>
                <w:szCs w:val="28"/>
              </w:rPr>
            </w:pPr>
          </w:p>
        </w:tc>
      </w:tr>
    </w:tbl>
    <w:p w14:paraId="60D7F27E" w14:textId="77777777" w:rsidR="006D0F87" w:rsidRDefault="006D0F87">
      <w:pPr>
        <w:spacing w:after="0" w:line="240" w:lineRule="auto"/>
        <w:rPr>
          <w:sz w:val="32"/>
          <w:szCs w:val="32"/>
        </w:rPr>
      </w:pPr>
    </w:p>
    <w:p w14:paraId="2D36912E" w14:textId="77777777" w:rsidR="00082018" w:rsidRDefault="00082018">
      <w:pPr>
        <w:spacing w:after="0" w:line="240" w:lineRule="auto"/>
        <w:rPr>
          <w:sz w:val="32"/>
          <w:szCs w:val="32"/>
        </w:rPr>
      </w:pPr>
    </w:p>
    <w:p w14:paraId="56A65190" w14:textId="77777777" w:rsidR="00082018" w:rsidRPr="00082018" w:rsidRDefault="00082018">
      <w:pPr>
        <w:spacing w:after="0" w:line="240" w:lineRule="auto"/>
        <w:rPr>
          <w:sz w:val="32"/>
          <w:szCs w:val="32"/>
        </w:rPr>
      </w:pPr>
    </w:p>
    <w:tbl>
      <w:tblPr>
        <w:tblW w:w="10800" w:type="dxa"/>
        <w:tblLook w:val="04A0" w:firstRow="1" w:lastRow="0" w:firstColumn="1" w:lastColumn="0" w:noHBand="0" w:noVBand="1"/>
      </w:tblPr>
      <w:tblGrid>
        <w:gridCol w:w="10800"/>
      </w:tblGrid>
      <w:tr w:rsidR="006D0F87" w:rsidRPr="00082018" w14:paraId="3547744C" w14:textId="77777777">
        <w:tc>
          <w:tcPr>
            <w:tcW w:w="10800" w:type="dxa"/>
            <w:tcBorders>
              <w:left w:val="single" w:sz="24" w:space="0" w:color="C0392B"/>
            </w:tcBorders>
            <w:shd w:val="clear" w:color="auto" w:fill="1A1A2E"/>
            <w:tcMar>
              <w:top w:w="30" w:type="dxa"/>
              <w:left w:w="60" w:type="dxa"/>
              <w:bottom w:w="30" w:type="dxa"/>
              <w:right w:w="60" w:type="dxa"/>
            </w:tcMar>
          </w:tcPr>
          <w:p w14:paraId="7A6BE71C" w14:textId="77777777" w:rsidR="00082018" w:rsidRDefault="00000000">
            <w:pPr>
              <w:spacing w:before="20" w:after="20" w:line="240" w:lineRule="auto"/>
              <w:rPr>
                <w:b/>
                <w:color w:val="C0392B"/>
                <w:sz w:val="20"/>
                <w:szCs w:val="32"/>
              </w:rPr>
            </w:pPr>
            <w:proofErr w:type="gramStart"/>
            <w:r w:rsidRPr="00082018">
              <w:rPr>
                <w:b/>
                <w:color w:val="C0392B"/>
                <w:sz w:val="20"/>
                <w:szCs w:val="32"/>
              </w:rPr>
              <w:t>💡  FACILITATOR</w:t>
            </w:r>
            <w:proofErr w:type="gramEnd"/>
            <w:r w:rsidRPr="00082018">
              <w:rPr>
                <w:b/>
                <w:color w:val="C0392B"/>
                <w:sz w:val="20"/>
                <w:szCs w:val="32"/>
              </w:rPr>
              <w:t xml:space="preserve"> PRINCIPLE: </w:t>
            </w:r>
          </w:p>
          <w:p w14:paraId="577EC48F" w14:textId="7039F4A9" w:rsidR="006D0F87" w:rsidRPr="00082018" w:rsidRDefault="00000000">
            <w:pPr>
              <w:spacing w:before="20" w:after="20" w:line="240" w:lineRule="auto"/>
              <w:rPr>
                <w:sz w:val="32"/>
                <w:szCs w:val="32"/>
              </w:rPr>
            </w:pPr>
            <w:r w:rsidRPr="00082018">
              <w:rPr>
                <w:color w:val="FFFFFF"/>
                <w:szCs w:val="36"/>
              </w:rPr>
              <w:t>The mission is the vehicle, not the destination. Teams learning to communicate across distance, translate expertise into actionable instructions, and operate under ambiguity IS the learning. When in doubt: let them struggle a little longer than feels comfortable. The debrief is where the gold is.</w:t>
            </w:r>
          </w:p>
        </w:tc>
      </w:tr>
    </w:tbl>
    <w:p w14:paraId="1E0CC901" w14:textId="77777777" w:rsidR="00082018" w:rsidRDefault="00082018">
      <w:pPr>
        <w:spacing w:after="40" w:line="240" w:lineRule="auto"/>
        <w:jc w:val="center"/>
        <w:rPr>
          <w:color w:val="7F8C8D"/>
          <w:sz w:val="17"/>
        </w:rPr>
      </w:pPr>
    </w:p>
    <w:p w14:paraId="5A11A685" w14:textId="77777777" w:rsidR="00082018" w:rsidRDefault="00082018">
      <w:pPr>
        <w:spacing w:after="40" w:line="240" w:lineRule="auto"/>
        <w:jc w:val="center"/>
        <w:rPr>
          <w:color w:val="7F8C8D"/>
          <w:sz w:val="17"/>
        </w:rPr>
      </w:pPr>
    </w:p>
    <w:p w14:paraId="713C5E5A" w14:textId="77777777" w:rsidR="00082018" w:rsidRDefault="00082018">
      <w:pPr>
        <w:spacing w:after="40" w:line="240" w:lineRule="auto"/>
        <w:jc w:val="center"/>
        <w:rPr>
          <w:color w:val="7F8C8D"/>
          <w:sz w:val="17"/>
        </w:rPr>
      </w:pPr>
    </w:p>
    <w:p w14:paraId="79A6D57A" w14:textId="77777777" w:rsidR="00082018" w:rsidRDefault="00082018">
      <w:pPr>
        <w:spacing w:after="40" w:line="240" w:lineRule="auto"/>
        <w:jc w:val="center"/>
        <w:rPr>
          <w:color w:val="7F8C8D"/>
          <w:sz w:val="17"/>
        </w:rPr>
      </w:pPr>
    </w:p>
    <w:p w14:paraId="338EF576" w14:textId="77777777" w:rsidR="00082018" w:rsidRDefault="00082018">
      <w:pPr>
        <w:spacing w:after="40" w:line="240" w:lineRule="auto"/>
        <w:jc w:val="center"/>
        <w:rPr>
          <w:color w:val="7F8C8D"/>
          <w:sz w:val="17"/>
        </w:rPr>
      </w:pPr>
    </w:p>
    <w:p w14:paraId="4C63EF63" w14:textId="77777777" w:rsidR="00082018" w:rsidRDefault="00082018">
      <w:pPr>
        <w:spacing w:after="40" w:line="240" w:lineRule="auto"/>
        <w:jc w:val="center"/>
        <w:rPr>
          <w:color w:val="7F8C8D"/>
          <w:sz w:val="17"/>
        </w:rPr>
      </w:pPr>
    </w:p>
    <w:p w14:paraId="2182DD01" w14:textId="77777777" w:rsidR="00082018" w:rsidRDefault="00082018">
      <w:pPr>
        <w:spacing w:after="40" w:line="240" w:lineRule="auto"/>
        <w:jc w:val="center"/>
        <w:rPr>
          <w:color w:val="7F8C8D"/>
          <w:sz w:val="17"/>
        </w:rPr>
      </w:pPr>
    </w:p>
    <w:p w14:paraId="28F8ECA1" w14:textId="77777777" w:rsidR="00082018" w:rsidRDefault="00082018">
      <w:pPr>
        <w:spacing w:after="40" w:line="240" w:lineRule="auto"/>
        <w:jc w:val="center"/>
        <w:rPr>
          <w:color w:val="7F8C8D"/>
          <w:sz w:val="17"/>
        </w:rPr>
      </w:pPr>
    </w:p>
    <w:p w14:paraId="78EFF617" w14:textId="77777777" w:rsidR="00082018" w:rsidRDefault="00082018">
      <w:pPr>
        <w:spacing w:after="40" w:line="240" w:lineRule="auto"/>
        <w:jc w:val="center"/>
        <w:rPr>
          <w:color w:val="7F8C8D"/>
          <w:sz w:val="17"/>
        </w:rPr>
      </w:pPr>
    </w:p>
    <w:p w14:paraId="0938C240" w14:textId="77777777" w:rsidR="00082018" w:rsidRDefault="00082018">
      <w:pPr>
        <w:spacing w:after="40" w:line="240" w:lineRule="auto"/>
        <w:jc w:val="center"/>
        <w:rPr>
          <w:color w:val="7F8C8D"/>
          <w:sz w:val="17"/>
        </w:rPr>
      </w:pPr>
    </w:p>
    <w:p w14:paraId="24050560" w14:textId="77777777" w:rsidR="00082018" w:rsidRDefault="00082018">
      <w:pPr>
        <w:spacing w:after="40" w:line="240" w:lineRule="auto"/>
        <w:jc w:val="center"/>
        <w:rPr>
          <w:color w:val="7F8C8D"/>
          <w:sz w:val="17"/>
        </w:rPr>
      </w:pPr>
    </w:p>
    <w:p w14:paraId="31641308" w14:textId="77777777" w:rsidR="00082018" w:rsidRDefault="00082018">
      <w:pPr>
        <w:spacing w:after="40" w:line="240" w:lineRule="auto"/>
        <w:jc w:val="center"/>
        <w:rPr>
          <w:color w:val="7F8C8D"/>
          <w:sz w:val="17"/>
        </w:rPr>
      </w:pPr>
    </w:p>
    <w:p w14:paraId="5A134A2A" w14:textId="77777777" w:rsidR="00082018" w:rsidRDefault="00082018">
      <w:pPr>
        <w:spacing w:after="40" w:line="240" w:lineRule="auto"/>
        <w:jc w:val="center"/>
        <w:rPr>
          <w:color w:val="7F8C8D"/>
          <w:sz w:val="17"/>
        </w:rPr>
      </w:pPr>
    </w:p>
    <w:p w14:paraId="757259F1" w14:textId="77777777" w:rsidR="00082018" w:rsidRDefault="00082018">
      <w:pPr>
        <w:spacing w:after="40" w:line="240" w:lineRule="auto"/>
        <w:jc w:val="center"/>
        <w:rPr>
          <w:color w:val="7F8C8D"/>
          <w:sz w:val="17"/>
        </w:rPr>
      </w:pPr>
    </w:p>
    <w:p w14:paraId="4CD54A00" w14:textId="77777777" w:rsidR="00082018" w:rsidRDefault="00082018">
      <w:pPr>
        <w:spacing w:after="40" w:line="240" w:lineRule="auto"/>
        <w:jc w:val="center"/>
        <w:rPr>
          <w:color w:val="7F8C8D"/>
          <w:sz w:val="17"/>
        </w:rPr>
      </w:pPr>
    </w:p>
    <w:p w14:paraId="5B31F5BB" w14:textId="77777777" w:rsidR="00082018" w:rsidRDefault="00082018">
      <w:pPr>
        <w:spacing w:after="40" w:line="240" w:lineRule="auto"/>
        <w:jc w:val="center"/>
        <w:rPr>
          <w:color w:val="7F8C8D"/>
          <w:sz w:val="17"/>
        </w:rPr>
      </w:pPr>
    </w:p>
    <w:p w14:paraId="114552FE" w14:textId="2D84D025" w:rsidR="006D0F87" w:rsidRPr="00082018" w:rsidRDefault="00000000">
      <w:pPr>
        <w:spacing w:after="40" w:line="240" w:lineRule="auto"/>
        <w:jc w:val="center"/>
        <w:rPr>
          <w:sz w:val="28"/>
          <w:szCs w:val="28"/>
        </w:rPr>
      </w:pPr>
      <w:r>
        <w:rPr>
          <w:color w:val="7F8C8D"/>
          <w:sz w:val="17"/>
        </w:rPr>
        <w:t xml:space="preserve">Operation Gas </w:t>
      </w:r>
      <w:proofErr w:type="gramStart"/>
      <w:r>
        <w:rPr>
          <w:color w:val="7F8C8D"/>
          <w:sz w:val="17"/>
        </w:rPr>
        <w:t>Valve  ·</w:t>
      </w:r>
      <w:proofErr w:type="gramEnd"/>
      <w:r>
        <w:rPr>
          <w:color w:val="7F8C8D"/>
          <w:sz w:val="17"/>
        </w:rPr>
        <w:t xml:space="preserve">  Facilitator </w:t>
      </w:r>
      <w:proofErr w:type="gramStart"/>
      <w:r>
        <w:rPr>
          <w:color w:val="7F8C8D"/>
          <w:sz w:val="17"/>
        </w:rPr>
        <w:t>Guide  ·</w:t>
      </w:r>
      <w:proofErr w:type="gramEnd"/>
      <w:r>
        <w:rPr>
          <w:color w:val="7F8C8D"/>
          <w:sz w:val="17"/>
        </w:rPr>
        <w:t xml:space="preserve">  Internal Use </w:t>
      </w:r>
      <w:proofErr w:type="gramStart"/>
      <w:r>
        <w:rPr>
          <w:color w:val="7F8C8D"/>
          <w:sz w:val="17"/>
        </w:rPr>
        <w:t>Only  ·</w:t>
      </w:r>
      <w:proofErr w:type="gramEnd"/>
      <w:r>
        <w:rPr>
          <w:color w:val="7F8C8D"/>
          <w:sz w:val="17"/>
        </w:rPr>
        <w:t xml:space="preserve">  Not for distribution to participants</w:t>
      </w:r>
    </w:p>
    <w:p w14:paraId="2B8D8369" w14:textId="77777777" w:rsidR="006D0F87" w:rsidRPr="00082018" w:rsidRDefault="00000000">
      <w:pPr>
        <w:spacing w:after="40" w:line="240" w:lineRule="auto"/>
        <w:rPr>
          <w:sz w:val="28"/>
          <w:szCs w:val="28"/>
        </w:rPr>
      </w:pPr>
      <w:r w:rsidRPr="00082018">
        <w:rPr>
          <w:sz w:val="20"/>
          <w:szCs w:val="28"/>
        </w:rP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283C0F66" w14:textId="77777777">
        <w:tc>
          <w:tcPr>
            <w:tcW w:w="10800" w:type="dxa"/>
            <w:tcBorders>
              <w:top w:val="none" w:sz="0" w:space="0" w:color="FFFFFF"/>
              <w:left w:val="none" w:sz="0" w:space="0" w:color="FFFFFF"/>
              <w:bottom w:val="none" w:sz="0" w:space="0" w:color="FFFFFF"/>
              <w:right w:val="none" w:sz="0" w:space="0" w:color="FFFFFF"/>
            </w:tcBorders>
            <w:shd w:val="clear" w:color="auto" w:fill="16213E"/>
            <w:tcMar>
              <w:top w:w="30" w:type="dxa"/>
              <w:left w:w="60" w:type="dxa"/>
              <w:bottom w:w="30" w:type="dxa"/>
              <w:right w:w="60" w:type="dxa"/>
            </w:tcMar>
          </w:tcPr>
          <w:p w14:paraId="6EF72244"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24"/>
              </w:rPr>
              <w:lastRenderedPageBreak/>
              <w:t>OPERATION GAS VALVE</w:t>
            </w:r>
          </w:p>
          <w:p w14:paraId="19EA83B7"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44"/>
              </w:rPr>
              <w:t>MISSION BRIEF — INTEGRATION TEAM</w:t>
            </w:r>
          </w:p>
          <w:p w14:paraId="54CBC471" w14:textId="44617520" w:rsidR="006D0F87" w:rsidRPr="00082018" w:rsidRDefault="00000000">
            <w:pPr>
              <w:spacing w:before="20" w:after="20" w:line="240" w:lineRule="auto"/>
              <w:jc w:val="center"/>
              <w:rPr>
                <w:sz w:val="28"/>
                <w:szCs w:val="28"/>
              </w:rPr>
            </w:pPr>
            <w:r w:rsidRPr="00082018">
              <w:rPr>
                <w:rFonts w:ascii="Arial" w:eastAsia="Arial" w:hAnsi="Arial" w:cs="Arial"/>
                <w:color w:val="FFFFFF"/>
                <w:sz w:val="18"/>
                <w:szCs w:val="28"/>
              </w:rPr>
              <w:t xml:space="preserve">Cross-team coordination, dependency tracking, Go/No-Go </w:t>
            </w:r>
            <w:r w:rsidR="00082018">
              <w:rPr>
                <w:rFonts w:ascii="Arial" w:eastAsia="Arial" w:hAnsi="Arial" w:cs="Arial"/>
                <w:color w:val="FFFFFF"/>
                <w:sz w:val="18"/>
                <w:szCs w:val="28"/>
              </w:rPr>
              <w:br/>
            </w:r>
            <w:r w:rsidRPr="00082018">
              <w:rPr>
                <w:rFonts w:ascii="Arial" w:eastAsia="Arial" w:hAnsi="Arial" w:cs="Arial"/>
                <w:i/>
                <w:iCs/>
                <w:color w:val="FFFFFF"/>
                <w:sz w:val="16"/>
                <w:szCs w:val="24"/>
              </w:rPr>
              <w:t xml:space="preserve">A full mission timeline overview is available at </w:t>
            </w:r>
            <w:proofErr w:type="spellStart"/>
            <w:proofErr w:type="gramStart"/>
            <w:r w:rsidR="00082018">
              <w:rPr>
                <w:rFonts w:ascii="Arial" w:eastAsia="Arial" w:hAnsi="Arial" w:cs="Arial"/>
                <w:i/>
                <w:iCs/>
                <w:color w:val="FFFFFF"/>
                <w:sz w:val="16"/>
                <w:szCs w:val="24"/>
              </w:rPr>
              <w:t>OGV</w:t>
            </w:r>
            <w:r w:rsidRPr="00082018">
              <w:rPr>
                <w:rFonts w:ascii="Arial" w:eastAsia="Arial" w:hAnsi="Arial" w:cs="Arial"/>
                <w:i/>
                <w:iCs/>
                <w:color w:val="FFFFFF"/>
                <w:sz w:val="16"/>
                <w:szCs w:val="24"/>
              </w:rPr>
              <w:t>buildmo.tiiny.site</w:t>
            </w:r>
            <w:proofErr w:type="spellEnd"/>
            <w:proofErr w:type="gramEnd"/>
          </w:p>
        </w:tc>
      </w:tr>
    </w:tbl>
    <w:p w14:paraId="2327888F" w14:textId="77777777" w:rsidR="006D0F87" w:rsidRPr="00082018" w:rsidRDefault="006D0F87">
      <w:pPr>
        <w:spacing w:after="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4B78AE23"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3EAE9AE2" w14:textId="781E6D0B"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You are the nervous system of this mission. Your job is not to build </w:t>
            </w:r>
            <w:del w:id="0" w:author="Jeremy Brown" w:date="2026-03-04T12:42:00Z" w16du:dateUtc="2026-03-04T17:42:00Z">
              <w:r w:rsidRPr="00082018" w:rsidDel="003B2732">
                <w:rPr>
                  <w:rFonts w:ascii="Arial" w:eastAsia="Arial" w:hAnsi="Arial" w:cs="Arial"/>
                  <w:b/>
                  <w:bCs/>
                  <w:sz w:val="18"/>
                  <w:szCs w:val="28"/>
                </w:rPr>
                <w:delText>— it's</w:delText>
              </w:r>
            </w:del>
            <w:ins w:id="1" w:author="Jeremy Brown" w:date="2026-03-04T12:42:00Z" w16du:dateUtc="2026-03-04T17:42:00Z">
              <w:r w:rsidR="003B2732">
                <w:rPr>
                  <w:rFonts w:ascii="Arial" w:eastAsia="Arial" w:hAnsi="Arial" w:cs="Arial"/>
                  <w:b/>
                  <w:bCs/>
                  <w:sz w:val="18"/>
                  <w:szCs w:val="28"/>
                </w:rPr>
                <w:t>but</w:t>
              </w:r>
            </w:ins>
            <w:r w:rsidRPr="00082018">
              <w:rPr>
                <w:rFonts w:ascii="Arial" w:eastAsia="Arial" w:hAnsi="Arial" w:cs="Arial"/>
                <w:b/>
                <w:bCs/>
                <w:sz w:val="18"/>
                <w:szCs w:val="28"/>
              </w:rPr>
              <w:t xml:space="preserve"> to make sure everyone else can build and that AU is always ahead of Kelsey. </w:t>
            </w:r>
            <w:commentRangeStart w:id="2"/>
            <w:r w:rsidRPr="00082018">
              <w:rPr>
                <w:rFonts w:ascii="Arial" w:eastAsia="Arial" w:hAnsi="Arial" w:cs="Arial"/>
                <w:b/>
                <w:bCs/>
                <w:sz w:val="18"/>
                <w:szCs w:val="28"/>
              </w:rPr>
              <w:t xml:space="preserve">A full mission timeline is </w:t>
            </w:r>
            <w:ins w:id="3" w:author="Jeremy Brown" w:date="2026-03-04T12:42:00Z" w16du:dateUtc="2026-03-04T17:42:00Z">
              <w:r w:rsidR="003B2732">
                <w:rPr>
                  <w:rFonts w:ascii="Arial" w:eastAsia="Arial" w:hAnsi="Arial" w:cs="Arial"/>
                  <w:b/>
                  <w:bCs/>
                  <w:sz w:val="18"/>
                  <w:szCs w:val="28"/>
                </w:rPr>
                <w:t xml:space="preserve">available </w:t>
              </w:r>
            </w:ins>
            <w:r w:rsidRPr="00082018">
              <w:rPr>
                <w:rFonts w:ascii="Arial" w:eastAsia="Arial" w:hAnsi="Arial" w:cs="Arial"/>
                <w:b/>
                <w:bCs/>
                <w:sz w:val="18"/>
                <w:szCs w:val="28"/>
              </w:rPr>
              <w:t>at https://ogvbuildmo.tiiny.site/</w:t>
            </w:r>
            <w:commentRangeEnd w:id="2"/>
            <w:r w:rsidR="003B2732">
              <w:rPr>
                <w:rStyle w:val="CommentReference"/>
              </w:rPr>
              <w:commentReference w:id="2"/>
            </w:r>
          </w:p>
        </w:tc>
      </w:tr>
    </w:tbl>
    <w:p w14:paraId="6FBD4CFA" w14:textId="77777777" w:rsidR="006D0F87" w:rsidRPr="00082018" w:rsidRDefault="006D0F87">
      <w:pPr>
        <w:spacing w:after="0" w:line="240" w:lineRule="auto"/>
        <w:rPr>
          <w:sz w:val="20"/>
          <w:szCs w:val="20"/>
        </w:rPr>
      </w:pPr>
    </w:p>
    <w:p w14:paraId="4C3F11F9"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Mission-Critical Role</w:t>
      </w:r>
    </w:p>
    <w:p w14:paraId="2AA160BD" w14:textId="79CD3406" w:rsidR="006D0F87" w:rsidRPr="00082018" w:rsidRDefault="00000000">
      <w:pPr>
        <w:spacing w:after="40" w:line="240" w:lineRule="auto"/>
        <w:rPr>
          <w:sz w:val="28"/>
          <w:szCs w:val="28"/>
        </w:rPr>
      </w:pPr>
      <w:r w:rsidRPr="00082018">
        <w:rPr>
          <w:rFonts w:ascii="Arial" w:eastAsia="Arial" w:hAnsi="Arial" w:cs="Arial"/>
          <w:sz w:val="20"/>
          <w:szCs w:val="28"/>
        </w:rPr>
        <w:t xml:space="preserve">Integration owns the dependency map, the daily status, and the Go/No-Go call at Day 2 HR7. If two teams are </w:t>
      </w:r>
      <w:del w:id="4" w:author="Jeremy Brown" w:date="2026-03-04T12:42:00Z" w16du:dateUtc="2026-03-04T17:42:00Z">
        <w:r w:rsidRPr="00082018" w:rsidDel="003B2732">
          <w:rPr>
            <w:rFonts w:ascii="Arial" w:eastAsia="Arial" w:hAnsi="Arial" w:cs="Arial"/>
            <w:sz w:val="20"/>
            <w:szCs w:val="28"/>
          </w:rPr>
          <w:delText>blocked on</w:delText>
        </w:r>
      </w:del>
      <w:ins w:id="5" w:author="Jeremy Brown" w:date="2026-03-04T12:42:00Z" w16du:dateUtc="2026-03-04T17:42:00Z">
        <w:r w:rsidR="003B2732">
          <w:rPr>
            <w:rFonts w:ascii="Arial" w:eastAsia="Arial" w:hAnsi="Arial" w:cs="Arial"/>
            <w:sz w:val="20"/>
            <w:szCs w:val="28"/>
          </w:rPr>
          <w:t>blocking</w:t>
        </w:r>
      </w:ins>
      <w:r w:rsidRPr="00082018">
        <w:rPr>
          <w:rFonts w:ascii="Arial" w:eastAsia="Arial" w:hAnsi="Arial" w:cs="Arial"/>
          <w:sz w:val="20"/>
          <w:szCs w:val="28"/>
        </w:rPr>
        <w:t xml:space="preserve"> each other and don't know it — </w:t>
      </w:r>
      <w:del w:id="6" w:author="Jeremy Brown" w:date="2026-03-04T12:42:00Z" w16du:dateUtc="2026-03-04T17:42:00Z">
        <w:r w:rsidRPr="00082018" w:rsidDel="003B2732">
          <w:rPr>
            <w:rFonts w:ascii="Arial" w:eastAsia="Arial" w:hAnsi="Arial" w:cs="Arial"/>
            <w:sz w:val="20"/>
            <w:szCs w:val="28"/>
          </w:rPr>
          <w:delText>that's an Integration failure</w:delText>
        </w:r>
      </w:del>
      <w:ins w:id="7" w:author="Jeremy Brown" w:date="2026-03-04T12:42:00Z" w16du:dateUtc="2026-03-04T17:42:00Z">
        <w:r w:rsidR="003B2732">
          <w:rPr>
            <w:rFonts w:ascii="Arial" w:eastAsia="Arial" w:hAnsi="Arial" w:cs="Arial"/>
            <w:sz w:val="20"/>
            <w:szCs w:val="28"/>
          </w:rPr>
          <w:t>its integrations fault</w:t>
        </w:r>
      </w:ins>
      <w:r w:rsidRPr="00082018">
        <w:rPr>
          <w:rFonts w:ascii="Arial" w:eastAsia="Arial" w:hAnsi="Arial" w:cs="Arial"/>
          <w:sz w:val="20"/>
          <w:szCs w:val="28"/>
        </w:rPr>
        <w:t>.</w:t>
      </w:r>
    </w:p>
    <w:p w14:paraId="0C08FFFD" w14:textId="77777777" w:rsidR="006D0F87" w:rsidRPr="00082018" w:rsidRDefault="006D0F87">
      <w:pPr>
        <w:spacing w:after="0" w:line="240" w:lineRule="auto"/>
        <w:rPr>
          <w:sz w:val="20"/>
          <w:szCs w:val="20"/>
        </w:rPr>
      </w:pPr>
    </w:p>
    <w:p w14:paraId="505151C5"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Common Failure Mode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4AD6283D" w14:textId="77777777">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5ABAC9A2" w14:textId="498CB353" w:rsidR="006D0F87" w:rsidRPr="00082018" w:rsidRDefault="00000000">
            <w:pPr>
              <w:spacing w:before="20" w:after="20" w:line="240" w:lineRule="auto"/>
              <w:rPr>
                <w:sz w:val="28"/>
                <w:szCs w:val="28"/>
              </w:rPr>
            </w:pPr>
            <w:r w:rsidRPr="00082018">
              <w:rPr>
                <w:rFonts w:ascii="Arial" w:eastAsia="Arial" w:hAnsi="Arial" w:cs="Arial"/>
                <w:b/>
                <w:bCs/>
                <w:color w:val="C0392B"/>
                <w:sz w:val="18"/>
                <w:szCs w:val="28"/>
              </w:rPr>
              <w:t xml:space="preserve">Getting siloed. Integration’s value is full-system visibility. If you’re </w:t>
            </w:r>
            <w:del w:id="8" w:author="Jeremy Brown" w:date="2026-03-04T12:43:00Z" w16du:dateUtc="2026-03-04T17:43:00Z">
              <w:r w:rsidRPr="00082018" w:rsidDel="003B2732">
                <w:rPr>
                  <w:rFonts w:ascii="Arial" w:eastAsia="Arial" w:hAnsi="Arial" w:cs="Arial"/>
                  <w:b/>
                  <w:bCs/>
                  <w:color w:val="C0392B"/>
                  <w:sz w:val="18"/>
                  <w:szCs w:val="28"/>
                </w:rPr>
                <w:delText xml:space="preserve">heads-down on one thing, no one has the picture. </w:delText>
              </w:r>
            </w:del>
            <w:ins w:id="9" w:author="Jeremy Brown" w:date="2026-03-04T12:44:00Z" w16du:dateUtc="2026-03-04T17:44:00Z">
              <w:r w:rsidR="003B2732">
                <w:rPr>
                  <w:rFonts w:ascii="Arial" w:eastAsia="Arial" w:hAnsi="Arial" w:cs="Arial"/>
                  <w:b/>
                  <w:bCs/>
                  <w:color w:val="C0392B"/>
                  <w:sz w:val="18"/>
                  <w:szCs w:val="28"/>
                </w:rPr>
                <w:t>focused on a single task,</w:t>
              </w:r>
              <w:r w:rsidR="00FB188E">
                <w:rPr>
                  <w:rFonts w:ascii="Arial" w:eastAsia="Arial" w:hAnsi="Arial" w:cs="Arial"/>
                  <w:b/>
                  <w:bCs/>
                  <w:color w:val="C0392B"/>
                  <w:sz w:val="18"/>
                  <w:szCs w:val="28"/>
                </w:rPr>
                <w:t xml:space="preserve"> </w:t>
              </w:r>
            </w:ins>
            <w:ins w:id="10" w:author="Jeremy Brown" w:date="2026-03-04T12:45:00Z" w16du:dateUtc="2026-03-04T17:45:00Z">
              <w:r w:rsidR="006C7591">
                <w:rPr>
                  <w:rFonts w:ascii="Arial" w:eastAsia="Arial" w:hAnsi="Arial" w:cs="Arial"/>
                  <w:b/>
                  <w:bCs/>
                  <w:color w:val="C0392B"/>
                  <w:sz w:val="18"/>
                  <w:szCs w:val="28"/>
                </w:rPr>
                <w:t xml:space="preserve">you will miss the full picture. </w:t>
              </w:r>
            </w:ins>
            <w:r w:rsidRPr="00082018">
              <w:rPr>
                <w:rFonts w:ascii="Arial" w:eastAsia="Arial" w:hAnsi="Arial" w:cs="Arial"/>
                <w:b/>
                <w:bCs/>
                <w:color w:val="C0392B"/>
                <w:sz w:val="18"/>
                <w:szCs w:val="28"/>
              </w:rPr>
              <w:t xml:space="preserve">Circulate, </w:t>
            </w:r>
            <w:del w:id="11" w:author="Jeremy Brown" w:date="2026-03-04T12:41:00Z" w16du:dateUtc="2026-03-04T17:41:00Z">
              <w:r w:rsidRPr="00082018" w:rsidDel="000E2FEA">
                <w:rPr>
                  <w:rFonts w:ascii="Arial" w:eastAsia="Arial" w:hAnsi="Arial" w:cs="Arial"/>
                  <w:b/>
                  <w:bCs/>
                  <w:color w:val="C0392B"/>
                  <w:sz w:val="18"/>
                  <w:szCs w:val="28"/>
                </w:rPr>
                <w:delText>surface blockers early</w:delText>
              </w:r>
            </w:del>
            <w:ins w:id="12" w:author="Jeremy Brown" w:date="2026-03-04T12:45:00Z" w16du:dateUtc="2026-03-04T17:45:00Z">
              <w:r w:rsidR="00D56488">
                <w:rPr>
                  <w:rFonts w:ascii="Arial" w:eastAsia="Arial" w:hAnsi="Arial" w:cs="Arial"/>
                  <w:b/>
                  <w:bCs/>
                  <w:color w:val="C0392B"/>
                  <w:sz w:val="18"/>
                  <w:szCs w:val="28"/>
                </w:rPr>
                <w:t>identify problems</w:t>
              </w:r>
            </w:ins>
            <w:r w:rsidRPr="00082018">
              <w:rPr>
                <w:rFonts w:ascii="Arial" w:eastAsia="Arial" w:hAnsi="Arial" w:cs="Arial"/>
                <w:b/>
                <w:bCs/>
                <w:color w:val="C0392B"/>
                <w:sz w:val="18"/>
                <w:szCs w:val="28"/>
              </w:rPr>
              <w:t xml:space="preserve">, and enable other teams </w:t>
            </w:r>
            <w:r w:rsidR="00082018">
              <w:rPr>
                <w:rFonts w:ascii="Arial" w:eastAsia="Arial" w:hAnsi="Arial" w:cs="Arial"/>
                <w:b/>
                <w:bCs/>
                <w:color w:val="C0392B"/>
                <w:sz w:val="18"/>
                <w:szCs w:val="28"/>
              </w:rPr>
              <w:t>-</w:t>
            </w:r>
            <w:r w:rsidRPr="00082018">
              <w:rPr>
                <w:rFonts w:ascii="Arial" w:eastAsia="Arial" w:hAnsi="Arial" w:cs="Arial"/>
                <w:b/>
                <w:bCs/>
                <w:color w:val="C0392B"/>
                <w:sz w:val="18"/>
                <w:szCs w:val="28"/>
              </w:rPr>
              <w:t xml:space="preserve"> your role is coordination, not construction.</w:t>
            </w:r>
          </w:p>
        </w:tc>
      </w:tr>
    </w:tbl>
    <w:p w14:paraId="14D28494" w14:textId="77777777" w:rsidR="006D0F87" w:rsidRPr="00082018" w:rsidRDefault="006D0F87">
      <w:pPr>
        <w:spacing w:after="0" w:line="240" w:lineRule="auto"/>
        <w:rPr>
          <w:sz w:val="28"/>
          <w:szCs w:val="28"/>
        </w:rPr>
      </w:pPr>
    </w:p>
    <w:p w14:paraId="6B34E220"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Daily Minimum Standards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8490"/>
      </w:tblGrid>
      <w:tr w:rsidR="006D0F87" w:rsidRPr="00082018" w14:paraId="1633786E" w14:textId="77777777" w:rsidTr="00082018">
        <w:tc>
          <w:tcPr>
            <w:tcW w:w="231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6D3E6F3"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Day</w:t>
            </w:r>
          </w:p>
        </w:tc>
        <w:tc>
          <w:tcPr>
            <w:tcW w:w="849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A4FE5E5"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What You Must Deliver</w:t>
            </w:r>
          </w:p>
        </w:tc>
      </w:tr>
      <w:tr w:rsidR="006D0F87" w:rsidRPr="00082018" w14:paraId="01A7049C" w14:textId="77777777" w:rsidTr="00082018">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F9FDF9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1</w:t>
            </w:r>
          </w:p>
        </w:tc>
        <w:tc>
          <w:tcPr>
            <w:tcW w:w="849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3507BB7" w14:textId="47BD52BD" w:rsidR="006D0F87" w:rsidRPr="00082018" w:rsidRDefault="00000000">
            <w:pPr>
              <w:spacing w:before="20" w:after="20" w:line="240" w:lineRule="auto"/>
              <w:rPr>
                <w:sz w:val="28"/>
                <w:szCs w:val="28"/>
              </w:rPr>
            </w:pPr>
            <w:commentRangeStart w:id="13"/>
            <w:r w:rsidRPr="00082018">
              <w:rPr>
                <w:rFonts w:ascii="Arial" w:eastAsia="Arial" w:hAnsi="Arial" w:cs="Arial"/>
                <w:sz w:val="18"/>
                <w:szCs w:val="24"/>
              </w:rPr>
              <w:t xml:space="preserve">Dependency map exists </w:t>
            </w:r>
            <w:commentRangeEnd w:id="13"/>
            <w:r w:rsidR="00D56488">
              <w:rPr>
                <w:rStyle w:val="CommentReference"/>
              </w:rPr>
              <w:commentReference w:id="13"/>
            </w:r>
            <w:r w:rsidRPr="00082018">
              <w:rPr>
                <w:rFonts w:ascii="Arial" w:eastAsia="Arial" w:hAnsi="Arial" w:cs="Arial"/>
                <w:sz w:val="18"/>
                <w:szCs w:val="24"/>
              </w:rPr>
              <w:t xml:space="preserve">and </w:t>
            </w:r>
            <w:proofErr w:type="gramStart"/>
            <w:r w:rsidRPr="00082018">
              <w:rPr>
                <w:rFonts w:ascii="Arial" w:eastAsia="Arial" w:hAnsi="Arial" w:cs="Arial"/>
                <w:sz w:val="18"/>
                <w:szCs w:val="24"/>
              </w:rPr>
              <w:t>is</w:t>
            </w:r>
            <w:proofErr w:type="gramEnd"/>
            <w:r w:rsidRPr="00082018">
              <w:rPr>
                <w:rFonts w:ascii="Arial" w:eastAsia="Arial" w:hAnsi="Arial" w:cs="Arial"/>
                <w:sz w:val="18"/>
                <w:szCs w:val="24"/>
              </w:rPr>
              <w:t xml:space="preserve"> visible. Build-then-relay workflow defined. AU </w:t>
            </w:r>
            <w:ins w:id="14" w:author="Jeremy Brown" w:date="2026-03-04T12:40:00Z" w16du:dateUtc="2026-03-04T17:40:00Z">
              <w:r w:rsidR="00A01321">
                <w:rPr>
                  <w:rFonts w:ascii="Arial" w:eastAsia="Arial" w:hAnsi="Arial" w:cs="Arial"/>
                  <w:sz w:val="18"/>
                  <w:szCs w:val="24"/>
                </w:rPr>
                <w:t xml:space="preserve">is </w:t>
              </w:r>
            </w:ins>
            <w:r w:rsidRPr="00082018">
              <w:rPr>
                <w:rFonts w:ascii="Arial" w:eastAsia="Arial" w:hAnsi="Arial" w:cs="Arial"/>
                <w:sz w:val="18"/>
                <w:szCs w:val="24"/>
              </w:rPr>
              <w:t xml:space="preserve">confirmed </w:t>
            </w:r>
            <w:proofErr w:type="gramStart"/>
            <w:r w:rsidRPr="00082018">
              <w:rPr>
                <w:rFonts w:ascii="Arial" w:eastAsia="Arial" w:hAnsi="Arial" w:cs="Arial"/>
                <w:sz w:val="18"/>
                <w:szCs w:val="24"/>
              </w:rPr>
              <w:t>2+</w:t>
            </w:r>
            <w:proofErr w:type="gramEnd"/>
            <w:r w:rsidRPr="00082018">
              <w:rPr>
                <w:rFonts w:ascii="Arial" w:eastAsia="Arial" w:hAnsi="Arial" w:cs="Arial"/>
                <w:sz w:val="18"/>
                <w:szCs w:val="24"/>
              </w:rPr>
              <w:t xml:space="preserve"> steps ahead of Kelsey at end of HR6.</w:t>
            </w:r>
          </w:p>
        </w:tc>
      </w:tr>
      <w:tr w:rsidR="006D0F87" w:rsidRPr="00082018" w14:paraId="797E0B2D" w14:textId="77777777" w:rsidTr="00082018">
        <w:tc>
          <w:tcPr>
            <w:tcW w:w="231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F688213"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2</w:t>
            </w:r>
          </w:p>
        </w:tc>
        <w:tc>
          <w:tcPr>
            <w:tcW w:w="849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75315F3" w14:textId="3B995DD8" w:rsidR="006D0F87" w:rsidRPr="00082018" w:rsidRDefault="00000000">
            <w:pPr>
              <w:spacing w:before="20" w:after="20" w:line="240" w:lineRule="auto"/>
              <w:rPr>
                <w:sz w:val="28"/>
                <w:szCs w:val="28"/>
              </w:rPr>
            </w:pPr>
            <w:commentRangeStart w:id="15"/>
            <w:r w:rsidRPr="00082018">
              <w:rPr>
                <w:rFonts w:ascii="Arial" w:eastAsia="Arial" w:hAnsi="Arial" w:cs="Arial"/>
                <w:sz w:val="18"/>
                <w:szCs w:val="24"/>
              </w:rPr>
              <w:t xml:space="preserve">Gap list visible </w:t>
            </w:r>
            <w:commentRangeEnd w:id="15"/>
            <w:r w:rsidR="003D68C9">
              <w:rPr>
                <w:rStyle w:val="CommentReference"/>
              </w:rPr>
              <w:commentReference w:id="15"/>
            </w:r>
            <w:r w:rsidRPr="00082018">
              <w:rPr>
                <w:rFonts w:ascii="Arial" w:eastAsia="Arial" w:hAnsi="Arial" w:cs="Arial"/>
                <w:sz w:val="18"/>
                <w:szCs w:val="24"/>
              </w:rPr>
              <w:t xml:space="preserve">and </w:t>
            </w:r>
            <w:del w:id="16" w:author="Jeremy Brown" w:date="2026-03-04T12:48:00Z" w16du:dateUtc="2026-03-04T17:48:00Z">
              <w:r w:rsidRPr="00082018" w:rsidDel="004C3382">
                <w:rPr>
                  <w:rFonts w:ascii="Arial" w:eastAsia="Arial" w:hAnsi="Arial" w:cs="Arial"/>
                  <w:sz w:val="18"/>
                  <w:szCs w:val="24"/>
                </w:rPr>
                <w:delText>actively worked</w:delText>
              </w:r>
            </w:del>
            <w:ins w:id="17" w:author="Jeremy Brown" w:date="2026-03-04T12:48:00Z" w16du:dateUtc="2026-03-04T17:48:00Z">
              <w:r w:rsidR="004C3382">
                <w:rPr>
                  <w:rFonts w:ascii="Arial" w:eastAsia="Arial" w:hAnsi="Arial" w:cs="Arial"/>
                  <w:sz w:val="18"/>
                  <w:szCs w:val="24"/>
                </w:rPr>
                <w:t>teams are progressing</w:t>
              </w:r>
            </w:ins>
            <w:r w:rsidRPr="00082018">
              <w:rPr>
                <w:rFonts w:ascii="Arial" w:eastAsia="Arial" w:hAnsi="Arial" w:cs="Arial"/>
                <w:sz w:val="18"/>
                <w:szCs w:val="24"/>
              </w:rPr>
              <w:t>. Go/No-Go data compiled and ready for HR7 decision.</w:t>
            </w:r>
          </w:p>
        </w:tc>
      </w:tr>
      <w:tr w:rsidR="006D0F87" w:rsidRPr="00082018" w14:paraId="5BD10C02" w14:textId="77777777" w:rsidTr="00082018">
        <w:tc>
          <w:tcPr>
            <w:tcW w:w="231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37FBFD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3 Mission Ready</w:t>
            </w:r>
          </w:p>
        </w:tc>
        <w:tc>
          <w:tcPr>
            <w:tcW w:w="849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6F0B80A" w14:textId="77777777" w:rsidR="006D0F87" w:rsidRPr="00082018" w:rsidRDefault="00000000">
            <w:pPr>
              <w:spacing w:before="20" w:after="20" w:line="240" w:lineRule="auto"/>
              <w:rPr>
                <w:sz w:val="28"/>
                <w:szCs w:val="28"/>
              </w:rPr>
            </w:pPr>
            <w:commentRangeStart w:id="18"/>
            <w:r w:rsidRPr="00082018">
              <w:rPr>
                <w:rFonts w:ascii="Arial" w:eastAsia="Arial" w:hAnsi="Arial" w:cs="Arial"/>
                <w:sz w:val="18"/>
                <w:szCs w:val="24"/>
              </w:rPr>
              <w:t xml:space="preserve">Mission Director </w:t>
            </w:r>
            <w:commentRangeEnd w:id="18"/>
            <w:r w:rsidR="004C3382">
              <w:rPr>
                <w:rStyle w:val="CommentReference"/>
              </w:rPr>
              <w:commentReference w:id="18"/>
            </w:r>
            <w:r w:rsidRPr="00082018">
              <w:rPr>
                <w:rFonts w:ascii="Arial" w:eastAsia="Arial" w:hAnsi="Arial" w:cs="Arial"/>
                <w:sz w:val="18"/>
                <w:szCs w:val="24"/>
              </w:rPr>
              <w:t xml:space="preserve">role confirmed. All teams on station. </w:t>
            </w:r>
            <w:commentRangeStart w:id="19"/>
            <w:r w:rsidRPr="00082018">
              <w:rPr>
                <w:rFonts w:ascii="Arial" w:eastAsia="Arial" w:hAnsi="Arial" w:cs="Arial"/>
                <w:sz w:val="18"/>
                <w:szCs w:val="24"/>
              </w:rPr>
              <w:t>Cross-team callout protocol rehearsed</w:t>
            </w:r>
            <w:commentRangeEnd w:id="19"/>
            <w:r w:rsidR="004C3382">
              <w:rPr>
                <w:rStyle w:val="CommentReference"/>
              </w:rPr>
              <w:commentReference w:id="19"/>
            </w:r>
            <w:r w:rsidRPr="00082018">
              <w:rPr>
                <w:rFonts w:ascii="Arial" w:eastAsia="Arial" w:hAnsi="Arial" w:cs="Arial"/>
                <w:sz w:val="18"/>
                <w:szCs w:val="24"/>
              </w:rPr>
              <w:t>. Milestone tracking live.</w:t>
            </w:r>
          </w:p>
        </w:tc>
      </w:tr>
    </w:tbl>
    <w:p w14:paraId="7DC6814A" w14:textId="77777777" w:rsidR="006D0F87" w:rsidRPr="00082018" w:rsidRDefault="006D0F87">
      <w:pPr>
        <w:spacing w:after="0" w:line="240" w:lineRule="auto"/>
        <w:rPr>
          <w:sz w:val="20"/>
          <w:szCs w:val="20"/>
        </w:rPr>
      </w:pPr>
    </w:p>
    <w:p w14:paraId="435AE88C"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Verification Checks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5E255AB1"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19815A9"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2839CDC"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Can you show the facilitator the dependency map right now?</w:t>
            </w:r>
          </w:p>
        </w:tc>
      </w:tr>
      <w:tr w:rsidR="006D0F87" w:rsidRPr="00082018" w14:paraId="3B5F6984"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A153009"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9E0AD25"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Is AU at least 2 steps ahead of Kelsey at all times?</w:t>
            </w:r>
          </w:p>
        </w:tc>
      </w:tr>
      <w:tr w:rsidR="006D0F87" w:rsidRPr="00082018" w14:paraId="0C0A7802"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65FB735"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1044652"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Is the gap list visible and being actively worked (Day 2)?</w:t>
            </w:r>
          </w:p>
        </w:tc>
      </w:tr>
      <w:tr w:rsidR="006D0F87" w:rsidRPr="00082018" w14:paraId="7FE7B665"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8AA8B65"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1B24AAE"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Can Integration call out mission milestones in real time (Day 3)?</w:t>
            </w:r>
          </w:p>
        </w:tc>
      </w:tr>
    </w:tbl>
    <w:p w14:paraId="774D41F1" w14:textId="77777777" w:rsidR="006D0F87" w:rsidRPr="00082018" w:rsidRDefault="006D0F87">
      <w:pPr>
        <w:spacing w:after="0" w:line="240" w:lineRule="auto"/>
        <w:rPr>
          <w:sz w:val="20"/>
          <w:szCs w:val="20"/>
        </w:rPr>
      </w:pPr>
    </w:p>
    <w:p w14:paraId="69E7A120"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1 Focus</w:t>
      </w:r>
    </w:p>
    <w:p w14:paraId="761D3C16" w14:textId="77777777" w:rsidR="006D0F87" w:rsidRPr="00082018" w:rsidRDefault="00000000">
      <w:pPr>
        <w:spacing w:after="40" w:line="240" w:lineRule="auto"/>
        <w:rPr>
          <w:sz w:val="28"/>
          <w:szCs w:val="28"/>
        </w:rPr>
      </w:pPr>
      <w:r w:rsidRPr="00082018">
        <w:rPr>
          <w:rFonts w:ascii="Arial" w:eastAsia="Arial" w:hAnsi="Arial" w:cs="Arial"/>
          <w:b/>
          <w:bCs/>
          <w:color w:val="1A1A2E"/>
          <w:sz w:val="20"/>
          <w:szCs w:val="32"/>
        </w:rPr>
        <w:t>HR 2 — Team Formation</w:t>
      </w:r>
    </w:p>
    <w:p w14:paraId="5A9714AC" w14:textId="77777777" w:rsidR="006D0F87" w:rsidRPr="00082018" w:rsidRDefault="00000000">
      <w:pPr>
        <w:spacing w:after="40" w:line="240" w:lineRule="auto"/>
        <w:rPr>
          <w:sz w:val="28"/>
          <w:szCs w:val="28"/>
        </w:rPr>
      </w:pPr>
      <w:r w:rsidRPr="00082018">
        <w:rPr>
          <w:rFonts w:ascii="Arial" w:eastAsia="Arial" w:hAnsi="Arial" w:cs="Arial"/>
          <w:sz w:val="20"/>
          <w:szCs w:val="28"/>
        </w:rPr>
        <w:t xml:space="preserve">Watch which teams are struggling to self-organize. </w:t>
      </w:r>
      <w:commentRangeStart w:id="20"/>
      <w:r w:rsidRPr="00082018">
        <w:rPr>
          <w:rFonts w:ascii="Arial" w:eastAsia="Arial" w:hAnsi="Arial" w:cs="Arial"/>
          <w:sz w:val="20"/>
          <w:szCs w:val="28"/>
        </w:rPr>
        <w:t>Flag cross-team dependencies early.</w:t>
      </w:r>
      <w:commentRangeEnd w:id="20"/>
      <w:r w:rsidR="004C3382">
        <w:rPr>
          <w:rStyle w:val="CommentReference"/>
        </w:rPr>
        <w:commentReference w:id="20"/>
      </w:r>
    </w:p>
    <w:p w14:paraId="7100EDE9" w14:textId="77777777" w:rsidR="006D0F87" w:rsidRPr="00082018" w:rsidRDefault="00000000">
      <w:pPr>
        <w:spacing w:after="40" w:line="240" w:lineRule="auto"/>
        <w:rPr>
          <w:sz w:val="28"/>
          <w:szCs w:val="28"/>
        </w:rPr>
      </w:pPr>
      <w:r w:rsidRPr="00082018">
        <w:rPr>
          <w:rFonts w:ascii="Arial" w:eastAsia="Arial" w:hAnsi="Arial" w:cs="Arial"/>
          <w:b/>
          <w:bCs/>
          <w:color w:val="1A1A2E"/>
          <w:sz w:val="20"/>
          <w:szCs w:val="32"/>
        </w:rPr>
        <w:t>HR 3 — PDR</w:t>
      </w:r>
    </w:p>
    <w:p w14:paraId="4BB40545" w14:textId="5C48572E" w:rsidR="006D0F87" w:rsidRPr="00082018" w:rsidRDefault="00000000">
      <w:pPr>
        <w:spacing w:after="40" w:line="240" w:lineRule="auto"/>
        <w:rPr>
          <w:sz w:val="28"/>
          <w:szCs w:val="28"/>
        </w:rPr>
      </w:pPr>
      <w:commentRangeStart w:id="21"/>
      <w:r w:rsidRPr="00082018">
        <w:rPr>
          <w:rFonts w:ascii="Arial" w:eastAsia="Arial" w:hAnsi="Arial" w:cs="Arial"/>
          <w:sz w:val="20"/>
          <w:szCs w:val="28"/>
        </w:rPr>
        <w:t xml:space="preserve">Track all risks on a visible board. Ensure each team articulates their top 2 risks. </w:t>
      </w:r>
      <w:commentRangeEnd w:id="21"/>
      <w:r w:rsidR="00900AEF">
        <w:rPr>
          <w:rStyle w:val="CommentReference"/>
        </w:rPr>
        <w:commentReference w:id="21"/>
      </w:r>
      <w:r w:rsidRPr="00082018">
        <w:rPr>
          <w:rFonts w:ascii="Arial" w:eastAsia="Arial" w:hAnsi="Arial" w:cs="Arial"/>
          <w:sz w:val="20"/>
          <w:szCs w:val="28"/>
        </w:rPr>
        <w:t xml:space="preserve">Capture cross-team dependencies </w:t>
      </w:r>
      <w:r w:rsidR="00082018">
        <w:rPr>
          <w:rFonts w:ascii="Arial" w:eastAsia="Arial" w:hAnsi="Arial" w:cs="Arial"/>
          <w:sz w:val="20"/>
          <w:szCs w:val="28"/>
        </w:rPr>
        <w:t>ASAP</w:t>
      </w:r>
      <w:r w:rsidRPr="00082018">
        <w:rPr>
          <w:rFonts w:ascii="Arial" w:eastAsia="Arial" w:hAnsi="Arial" w:cs="Arial"/>
          <w:sz w:val="20"/>
          <w:szCs w:val="28"/>
        </w:rPr>
        <w:t>.</w:t>
      </w:r>
    </w:p>
    <w:p w14:paraId="543B0B32" w14:textId="77777777" w:rsidR="006D0F87" w:rsidRPr="00082018" w:rsidRDefault="00000000">
      <w:pPr>
        <w:spacing w:after="40" w:line="240" w:lineRule="auto"/>
        <w:rPr>
          <w:sz w:val="28"/>
          <w:szCs w:val="28"/>
        </w:rPr>
      </w:pPr>
      <w:r w:rsidRPr="00082018">
        <w:rPr>
          <w:rFonts w:ascii="Arial" w:eastAsia="Arial" w:hAnsi="Arial" w:cs="Arial"/>
          <w:b/>
          <w:bCs/>
          <w:color w:val="1A1A2E"/>
          <w:sz w:val="20"/>
          <w:szCs w:val="32"/>
        </w:rPr>
        <w:t>HR 5–7 — Build Phase</w:t>
      </w:r>
    </w:p>
    <w:p w14:paraId="782962EA" w14:textId="75D223FB" w:rsidR="006D0F87" w:rsidRPr="00082018" w:rsidRDefault="00000000">
      <w:pPr>
        <w:spacing w:after="40" w:line="240" w:lineRule="auto"/>
        <w:rPr>
          <w:sz w:val="28"/>
          <w:szCs w:val="28"/>
        </w:rPr>
      </w:pPr>
      <w:r w:rsidRPr="00082018">
        <w:rPr>
          <w:rFonts w:ascii="Arial" w:eastAsia="Arial" w:hAnsi="Arial" w:cs="Arial"/>
          <w:sz w:val="20"/>
          <w:szCs w:val="28"/>
        </w:rPr>
        <w:t xml:space="preserve">Circulate. Confirm AU build stays 2+ steps ahead of Kelsey. Check relay quality </w:t>
      </w:r>
      <w:r w:rsidR="00082018">
        <w:rPr>
          <w:rFonts w:ascii="Arial" w:eastAsia="Arial" w:hAnsi="Arial" w:cs="Arial"/>
          <w:sz w:val="20"/>
          <w:szCs w:val="28"/>
        </w:rPr>
        <w:t>-</w:t>
      </w:r>
      <w:r w:rsidRPr="00082018">
        <w:rPr>
          <w:rFonts w:ascii="Arial" w:eastAsia="Arial" w:hAnsi="Arial" w:cs="Arial"/>
          <w:sz w:val="20"/>
          <w:szCs w:val="28"/>
        </w:rPr>
        <w:t xml:space="preserve"> are Comms instructions clear?</w:t>
      </w:r>
    </w:p>
    <w:p w14:paraId="66C49E78" w14:textId="77777777" w:rsidR="006D0F87" w:rsidRPr="00082018" w:rsidRDefault="006D0F87">
      <w:pPr>
        <w:spacing w:after="0" w:line="240" w:lineRule="auto"/>
        <w:rPr>
          <w:sz w:val="20"/>
          <w:szCs w:val="20"/>
        </w:rPr>
      </w:pPr>
    </w:p>
    <w:p w14:paraId="20005E5A"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2 Focus</w:t>
      </w:r>
    </w:p>
    <w:p w14:paraId="493066BB" w14:textId="77777777" w:rsidR="006D0F87" w:rsidRDefault="00000000">
      <w:pPr>
        <w:spacing w:after="40" w:line="240" w:lineRule="auto"/>
        <w:rPr>
          <w:rFonts w:ascii="Arial" w:eastAsia="Arial" w:hAnsi="Arial" w:cs="Arial"/>
          <w:sz w:val="20"/>
          <w:szCs w:val="28"/>
        </w:rPr>
      </w:pPr>
      <w:r w:rsidRPr="00082018">
        <w:rPr>
          <w:rFonts w:ascii="Arial" w:eastAsia="Arial" w:hAnsi="Arial" w:cs="Arial"/>
          <w:sz w:val="20"/>
          <w:szCs w:val="28"/>
        </w:rPr>
        <w:t>Own the Go/No-Go data. By HR6+30, start collecting answers to every Go/No-Go question — don't wait until HR7.</w:t>
      </w:r>
    </w:p>
    <w:p w14:paraId="2888C55E" w14:textId="77777777" w:rsidR="00082018" w:rsidRPr="00082018" w:rsidRDefault="00082018">
      <w:pPr>
        <w:spacing w:after="4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5400"/>
      </w:tblGrid>
      <w:tr w:rsidR="006D0F87" w:rsidRPr="00082018" w14:paraId="76968745" w14:textId="77777777">
        <w:tc>
          <w:tcPr>
            <w:tcW w:w="540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0E1EB13"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Go/No-Go Question</w:t>
            </w:r>
          </w:p>
        </w:tc>
        <w:tc>
          <w:tcPr>
            <w:tcW w:w="540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56041B42"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GO Criteria</w:t>
            </w:r>
          </w:p>
        </w:tc>
      </w:tr>
      <w:tr w:rsidR="006D0F87" w:rsidRPr="00082018" w14:paraId="2D5514AE"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7D0492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Remote-drive Kelsey's tank?</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C93CE1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Confirmed — Pilot has driven it</w:t>
            </w:r>
          </w:p>
        </w:tc>
      </w:tr>
      <w:tr w:rsidR="006D0F87" w:rsidRPr="00082018" w14:paraId="33860D3A"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4071B0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Remote-control Kelsey's arm?</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FA4776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All 6 DOF responding via GUI</w:t>
            </w:r>
          </w:p>
        </w:tc>
      </w:tr>
      <w:tr w:rsidR="006D0F87" w:rsidRPr="00082018" w14:paraId="4E6F138C"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8B63D3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Gripper engages valve?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2583ED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Tested on real device</w:t>
            </w:r>
          </w:p>
        </w:tc>
      </w:tr>
      <w:tr w:rsidR="006D0F87" w:rsidRPr="00082018" w14:paraId="5DC8AD09"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64DB51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Power lasts full mission?</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E299F15"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Endurance calculated + confirmed</w:t>
            </w:r>
          </w:p>
        </w:tc>
      </w:tr>
      <w:tr w:rsidR="006D0F87" w:rsidRPr="00082018" w14:paraId="3CAD2E07"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6A32C4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Comms reliable end-to-end?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CE5885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Backup channel also ready</w:t>
            </w:r>
          </w:p>
        </w:tc>
      </w:tr>
      <w:tr w:rsidR="006D0F87" w:rsidRPr="00082018" w14:paraId="0B2B93E3" w14:textId="77777777">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ACB9F1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GUI works on Kelsey's robot?</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0A2A89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Tested directly on Kelsey's system</w:t>
            </w:r>
          </w:p>
        </w:tc>
      </w:tr>
    </w:tbl>
    <w:p w14:paraId="21D520D1" w14:textId="77777777" w:rsidR="006D0F87" w:rsidRPr="00082018" w:rsidRDefault="006D0F87">
      <w:pPr>
        <w:spacing w:after="0" w:line="240" w:lineRule="auto"/>
        <w:rPr>
          <w:sz w:val="28"/>
          <w:szCs w:val="28"/>
        </w:rPr>
      </w:pPr>
    </w:p>
    <w:p w14:paraId="0858B1FE"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3 Focus</w:t>
      </w:r>
    </w:p>
    <w:p w14:paraId="4DB11C5D" w14:textId="77777777" w:rsidR="006D0F87" w:rsidRPr="00082018" w:rsidRDefault="00000000">
      <w:pPr>
        <w:spacing w:after="40" w:line="240" w:lineRule="auto"/>
        <w:rPr>
          <w:sz w:val="28"/>
          <w:szCs w:val="28"/>
        </w:rPr>
      </w:pPr>
      <w:r w:rsidRPr="00082018">
        <w:rPr>
          <w:rFonts w:ascii="Arial" w:eastAsia="Arial" w:hAnsi="Arial" w:cs="Arial"/>
          <w:sz w:val="20"/>
          <w:szCs w:val="28"/>
        </w:rPr>
        <w:t xml:space="preserve">You are Mission Director. Call out </w:t>
      </w:r>
      <w:commentRangeStart w:id="22"/>
      <w:r w:rsidRPr="00082018">
        <w:rPr>
          <w:rFonts w:ascii="Arial" w:eastAsia="Arial" w:hAnsi="Arial" w:cs="Arial"/>
          <w:sz w:val="20"/>
          <w:szCs w:val="28"/>
        </w:rPr>
        <w:t>milestones</w:t>
      </w:r>
      <w:commentRangeEnd w:id="22"/>
      <w:r w:rsidR="00F14DC1">
        <w:rPr>
          <w:rStyle w:val="CommentReference"/>
        </w:rPr>
        <w:commentReference w:id="22"/>
      </w:r>
      <w:r w:rsidRPr="00082018">
        <w:rPr>
          <w:rFonts w:ascii="Arial" w:eastAsia="Arial" w:hAnsi="Arial" w:cs="Arial"/>
          <w:sz w:val="20"/>
          <w:szCs w:val="28"/>
        </w:rPr>
        <w:t xml:space="preserve"> in real time. Run the </w:t>
      </w:r>
      <w:commentRangeStart w:id="23"/>
      <w:r w:rsidRPr="00082018">
        <w:rPr>
          <w:rFonts w:ascii="Arial" w:eastAsia="Arial" w:hAnsi="Arial" w:cs="Arial"/>
          <w:sz w:val="20"/>
          <w:szCs w:val="28"/>
        </w:rPr>
        <w:t>escalation</w:t>
      </w:r>
      <w:commentRangeEnd w:id="23"/>
      <w:r w:rsidR="00875DF1">
        <w:rPr>
          <w:rStyle w:val="CommentReference"/>
        </w:rPr>
        <w:commentReference w:id="23"/>
      </w:r>
      <w:r w:rsidRPr="00082018">
        <w:rPr>
          <w:rFonts w:ascii="Arial" w:eastAsia="Arial" w:hAnsi="Arial" w:cs="Arial"/>
          <w:sz w:val="20"/>
          <w:szCs w:val="28"/>
        </w:rPr>
        <w:t xml:space="preserve"> if something breaks. Brief every team on their first 30 minutes before HR1 ends.</w:t>
      </w:r>
    </w:p>
    <w:p w14:paraId="1E99F361" w14:textId="77777777" w:rsidR="006D0F87" w:rsidRPr="00082018" w:rsidRDefault="006D0F87">
      <w:pPr>
        <w:spacing w:after="0" w:line="240" w:lineRule="auto"/>
        <w:rPr>
          <w:sz w:val="28"/>
          <w:szCs w:val="28"/>
        </w:rPr>
      </w:pPr>
    </w:p>
    <w:p w14:paraId="131A90AE"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Outbrief Prompts (Use These Each Day)</w:t>
      </w:r>
    </w:p>
    <w:p w14:paraId="7D2D1EC7"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Where are you vs. where Kelsey is — what's the gap?</w:t>
      </w:r>
    </w:p>
    <w:p w14:paraId="4702A1A4"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What's the one thing that, if it fails tomorrow, kills the mission?</w:t>
      </w:r>
    </w:p>
    <w:p w14:paraId="4AFFF967"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What does your team need from another team first thing tomorrow?</w:t>
      </w:r>
    </w:p>
    <w:p w14:paraId="590FC2AD" w14:textId="77777777" w:rsidR="006D0F87" w:rsidRPr="00082018" w:rsidRDefault="006D0F87">
      <w:pPr>
        <w:spacing w:after="0" w:line="240" w:lineRule="auto"/>
        <w:rPr>
          <w:sz w:val="28"/>
          <w:szCs w:val="28"/>
        </w:rPr>
      </w:pPr>
    </w:p>
    <w:p w14:paraId="4CAC5405"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Debrief Question (Day 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0B1BFEDB"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0A20103F"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When did you first know something was off-track? What was your decision-making process under time pressure?</w:t>
            </w:r>
          </w:p>
        </w:tc>
      </w:tr>
    </w:tbl>
    <w:p w14:paraId="4C0CD35A" w14:textId="77777777" w:rsidR="006D0F87" w:rsidRPr="00082018" w:rsidRDefault="00000000">
      <w:pPr>
        <w:spacing w:after="40" w:line="240" w:lineRule="auto"/>
        <w:rPr>
          <w:sz w:val="28"/>
          <w:szCs w:val="28"/>
        </w:rPr>
      </w:pPr>
      <w:r w:rsidRPr="00082018">
        <w:rPr>
          <w:sz w:val="20"/>
          <w:szCs w:val="28"/>
        </w:rP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79D41213" w14:textId="77777777">
        <w:tc>
          <w:tcPr>
            <w:tcW w:w="10800" w:type="dxa"/>
            <w:tcBorders>
              <w:top w:val="none" w:sz="0" w:space="0" w:color="FFFFFF"/>
              <w:left w:val="none" w:sz="0" w:space="0" w:color="FFFFFF"/>
              <w:bottom w:val="none" w:sz="0" w:space="0" w:color="FFFFFF"/>
              <w:right w:val="none" w:sz="0" w:space="0" w:color="FFFFFF"/>
            </w:tcBorders>
            <w:shd w:val="clear" w:color="auto" w:fill="1B4F72"/>
            <w:tcMar>
              <w:top w:w="30" w:type="dxa"/>
              <w:left w:w="60" w:type="dxa"/>
              <w:bottom w:w="30" w:type="dxa"/>
              <w:right w:w="60" w:type="dxa"/>
            </w:tcMar>
          </w:tcPr>
          <w:p w14:paraId="2314FB97"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24"/>
              </w:rPr>
              <w:lastRenderedPageBreak/>
              <w:t>OPERATION GAS VALVE</w:t>
            </w:r>
          </w:p>
          <w:p w14:paraId="770485CD"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44"/>
              </w:rPr>
              <w:t>MISSION BRIEF — TANK TEAM</w:t>
            </w:r>
          </w:p>
          <w:p w14:paraId="17DAC556" w14:textId="77777777" w:rsidR="006D0F87" w:rsidRDefault="00000000">
            <w:pPr>
              <w:spacing w:before="20" w:after="20" w:line="240" w:lineRule="auto"/>
              <w:jc w:val="center"/>
              <w:rPr>
                <w:rFonts w:ascii="Arial" w:eastAsia="Arial" w:hAnsi="Arial" w:cs="Arial"/>
                <w:color w:val="FFFFFF"/>
                <w:sz w:val="18"/>
                <w:szCs w:val="28"/>
              </w:rPr>
            </w:pPr>
            <w:r w:rsidRPr="00082018">
              <w:rPr>
                <w:rFonts w:ascii="Arial" w:eastAsia="Arial" w:hAnsi="Arial" w:cs="Arial"/>
                <w:color w:val="FFFFFF"/>
                <w:sz w:val="18"/>
                <w:szCs w:val="28"/>
              </w:rPr>
              <w:t>Chassis build, motor driver wiring, Pi-to-H-bridge PWM control, drive integration</w:t>
            </w:r>
          </w:p>
          <w:p w14:paraId="038E0149" w14:textId="3ED1308F" w:rsidR="00082018" w:rsidRPr="00082018" w:rsidRDefault="00082018">
            <w:pPr>
              <w:spacing w:before="20" w:after="20" w:line="240" w:lineRule="auto"/>
              <w:jc w:val="center"/>
              <w:rPr>
                <w:sz w:val="28"/>
                <w:szCs w:val="28"/>
              </w:rPr>
            </w:pPr>
            <w:r w:rsidRPr="00082018">
              <w:rPr>
                <w:rFonts w:ascii="Arial" w:eastAsia="Arial" w:hAnsi="Arial" w:cs="Arial"/>
                <w:i/>
                <w:iCs/>
                <w:color w:val="FFFFFF"/>
                <w:sz w:val="16"/>
                <w:szCs w:val="24"/>
              </w:rPr>
              <w:t xml:space="preserve">A full mission timeline overview is available at </w:t>
            </w:r>
            <w:proofErr w:type="spellStart"/>
            <w:proofErr w:type="gramStart"/>
            <w:r>
              <w:rPr>
                <w:rFonts w:ascii="Arial" w:eastAsia="Arial" w:hAnsi="Arial" w:cs="Arial"/>
                <w:i/>
                <w:iCs/>
                <w:color w:val="FFFFFF"/>
                <w:sz w:val="16"/>
                <w:szCs w:val="24"/>
              </w:rPr>
              <w:t>OGV</w:t>
            </w:r>
            <w:r w:rsidRPr="00082018">
              <w:rPr>
                <w:rFonts w:ascii="Arial" w:eastAsia="Arial" w:hAnsi="Arial" w:cs="Arial"/>
                <w:i/>
                <w:iCs/>
                <w:color w:val="FFFFFF"/>
                <w:sz w:val="16"/>
                <w:szCs w:val="24"/>
              </w:rPr>
              <w:t>buildmo.tiiny.site</w:t>
            </w:r>
            <w:proofErr w:type="spellEnd"/>
            <w:proofErr w:type="gramEnd"/>
          </w:p>
        </w:tc>
      </w:tr>
    </w:tbl>
    <w:p w14:paraId="57C66AD2" w14:textId="77777777" w:rsidR="006D0F87" w:rsidRPr="00082018" w:rsidRDefault="006D0F87">
      <w:pPr>
        <w:spacing w:after="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0E42A68E"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71FCE74F" w14:textId="72E8344E"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The tank is the mobility platform and </w:t>
            </w:r>
            <w:ins w:id="24" w:author="Jeremy Brown" w:date="2026-03-04T13:03:00Z" w16du:dateUtc="2026-03-04T18:03:00Z">
              <w:r w:rsidR="00336E71">
                <w:rPr>
                  <w:rFonts w:ascii="Arial" w:eastAsia="Arial" w:hAnsi="Arial" w:cs="Arial"/>
                  <w:b/>
                  <w:bCs/>
                  <w:sz w:val="18"/>
                  <w:szCs w:val="28"/>
                </w:rPr>
                <w:t xml:space="preserve">mounting </w:t>
              </w:r>
            </w:ins>
            <w:ins w:id="25" w:author="Jeremy Brown" w:date="2026-03-04T13:04:00Z" w16du:dateUtc="2026-03-04T18:04:00Z">
              <w:r w:rsidR="00864083">
                <w:rPr>
                  <w:rFonts w:ascii="Arial" w:eastAsia="Arial" w:hAnsi="Arial" w:cs="Arial"/>
                  <w:b/>
                  <w:bCs/>
                  <w:sz w:val="18"/>
                  <w:szCs w:val="28"/>
                </w:rPr>
                <w:t>point</w:t>
              </w:r>
            </w:ins>
            <w:ins w:id="26" w:author="Jeremy Brown" w:date="2026-03-04T13:03:00Z" w16du:dateUtc="2026-03-04T18:03:00Z">
              <w:r w:rsidR="003C5561">
                <w:rPr>
                  <w:rFonts w:ascii="Arial" w:eastAsia="Arial" w:hAnsi="Arial" w:cs="Arial"/>
                  <w:b/>
                  <w:bCs/>
                  <w:sz w:val="18"/>
                  <w:szCs w:val="28"/>
                </w:rPr>
                <w:t xml:space="preserve"> </w:t>
              </w:r>
            </w:ins>
            <w:del w:id="27" w:author="Jeremy Brown" w:date="2026-03-04T13:02:00Z" w16du:dateUtc="2026-03-04T18:02:00Z">
              <w:r w:rsidRPr="00082018" w:rsidDel="00F0063F">
                <w:rPr>
                  <w:rFonts w:ascii="Arial" w:eastAsia="Arial" w:hAnsi="Arial" w:cs="Arial"/>
                  <w:b/>
                  <w:bCs/>
                  <w:sz w:val="18"/>
                  <w:szCs w:val="28"/>
                </w:rPr>
                <w:delText>Pi host</w:delText>
              </w:r>
            </w:del>
            <w:r w:rsidRPr="00082018">
              <w:rPr>
                <w:rFonts w:ascii="Arial" w:eastAsia="Arial" w:hAnsi="Arial" w:cs="Arial"/>
                <w:b/>
                <w:bCs/>
                <w:sz w:val="18"/>
                <w:szCs w:val="28"/>
              </w:rPr>
              <w:t xml:space="preserve">. </w:t>
            </w:r>
            <w:ins w:id="28" w:author="Jeremy Brown" w:date="2026-03-04T13:05:00Z" w16du:dateUtc="2026-03-04T18:05:00Z">
              <w:r w:rsidR="00A94B22">
                <w:rPr>
                  <w:rFonts w:ascii="Arial" w:eastAsia="Arial" w:hAnsi="Arial" w:cs="Arial"/>
                  <w:b/>
                  <w:bCs/>
                  <w:sz w:val="18"/>
                  <w:szCs w:val="28"/>
                </w:rPr>
                <w:t xml:space="preserve">This team </w:t>
              </w:r>
              <w:r w:rsidR="00F90FE4">
                <w:rPr>
                  <w:rFonts w:ascii="Arial" w:eastAsia="Arial" w:hAnsi="Arial" w:cs="Arial"/>
                  <w:b/>
                  <w:bCs/>
                  <w:sz w:val="18"/>
                  <w:szCs w:val="28"/>
                </w:rPr>
                <w:t>must work closely with every other team to ensure</w:t>
              </w:r>
            </w:ins>
            <w:ins w:id="29" w:author="Jeremy Brown" w:date="2026-03-04T13:06:00Z" w16du:dateUtc="2026-03-04T18:06:00Z">
              <w:r w:rsidR="00F90FE4">
                <w:rPr>
                  <w:rFonts w:ascii="Arial" w:eastAsia="Arial" w:hAnsi="Arial" w:cs="Arial"/>
                  <w:b/>
                  <w:bCs/>
                  <w:sz w:val="18"/>
                  <w:szCs w:val="28"/>
                </w:rPr>
                <w:t xml:space="preserve"> all systems operate </w:t>
              </w:r>
              <w:proofErr w:type="spellStart"/>
              <w:r w:rsidR="00F90FE4">
                <w:rPr>
                  <w:rFonts w:ascii="Arial" w:eastAsia="Arial" w:hAnsi="Arial" w:cs="Arial"/>
                  <w:b/>
                  <w:bCs/>
                  <w:sz w:val="18"/>
                  <w:szCs w:val="28"/>
                </w:rPr>
                <w:t>seemlesly</w:t>
              </w:r>
              <w:proofErr w:type="spellEnd"/>
              <w:r w:rsidR="00F90FE4">
                <w:rPr>
                  <w:rFonts w:ascii="Arial" w:eastAsia="Arial" w:hAnsi="Arial" w:cs="Arial"/>
                  <w:b/>
                  <w:bCs/>
                  <w:sz w:val="18"/>
                  <w:szCs w:val="28"/>
                </w:rPr>
                <w:t xml:space="preserve">. </w:t>
              </w:r>
            </w:ins>
            <w:commentRangeStart w:id="30"/>
            <w:del w:id="31" w:author="Jeremy Brown" w:date="2026-03-04T13:10:00Z" w16du:dateUtc="2026-03-04T18:10:00Z">
              <w:r w:rsidRPr="00082018" w:rsidDel="008637A7">
                <w:rPr>
                  <w:rFonts w:ascii="Arial" w:eastAsia="Arial" w:hAnsi="Arial" w:cs="Arial"/>
                  <w:b/>
                  <w:bCs/>
                  <w:sz w:val="18"/>
                  <w:szCs w:val="28"/>
                </w:rPr>
                <w:delText xml:space="preserve">PWM signals from the </w:delText>
              </w:r>
            </w:del>
            <w:del w:id="32" w:author="Jeremy Brown" w:date="2026-03-04T12:58:00Z" w16du:dateUtc="2026-03-04T17:58:00Z">
              <w:r w:rsidRPr="00082018" w:rsidDel="00A511CA">
                <w:rPr>
                  <w:rFonts w:ascii="Arial" w:eastAsia="Arial" w:hAnsi="Arial" w:cs="Arial"/>
                  <w:b/>
                  <w:bCs/>
                  <w:sz w:val="18"/>
                  <w:szCs w:val="28"/>
                </w:rPr>
                <w:delText xml:space="preserve">Pi </w:delText>
              </w:r>
            </w:del>
            <w:del w:id="33" w:author="Jeremy Brown" w:date="2026-03-04T13:10:00Z" w16du:dateUtc="2026-03-04T18:10:00Z">
              <w:r w:rsidRPr="00082018" w:rsidDel="008637A7">
                <w:rPr>
                  <w:rFonts w:ascii="Arial" w:eastAsia="Arial" w:hAnsi="Arial" w:cs="Arial"/>
                  <w:b/>
                  <w:bCs/>
                  <w:sz w:val="18"/>
                  <w:szCs w:val="28"/>
                </w:rPr>
                <w:delText xml:space="preserve">drive the L298N H-bridge which </w:delText>
              </w:r>
            </w:del>
            <w:del w:id="34" w:author="Jeremy Brown" w:date="2026-03-04T12:58:00Z" w16du:dateUtc="2026-03-04T17:58:00Z">
              <w:r w:rsidRPr="00082018" w:rsidDel="00A511CA">
                <w:rPr>
                  <w:rFonts w:ascii="Arial" w:eastAsia="Arial" w:hAnsi="Arial" w:cs="Arial"/>
                  <w:b/>
                  <w:bCs/>
                  <w:sz w:val="18"/>
                  <w:szCs w:val="28"/>
                </w:rPr>
                <w:delText xml:space="preserve">switches </w:delText>
              </w:r>
            </w:del>
            <w:del w:id="35" w:author="Jeremy Brown" w:date="2026-03-04T13:10:00Z" w16du:dateUtc="2026-03-04T18:10:00Z">
              <w:r w:rsidRPr="00082018" w:rsidDel="008637A7">
                <w:rPr>
                  <w:rFonts w:ascii="Arial" w:eastAsia="Arial" w:hAnsi="Arial" w:cs="Arial"/>
                  <w:b/>
                  <w:bCs/>
                  <w:sz w:val="18"/>
                  <w:szCs w:val="28"/>
                </w:rPr>
                <w:delText xml:space="preserve">the DC motors. Left/right differential drive is controlled via independent PWM duty cycle per channel (ENA/ENB). </w:delText>
              </w:r>
            </w:del>
            <w:commentRangeEnd w:id="30"/>
            <w:r w:rsidR="008637A7">
              <w:rPr>
                <w:rStyle w:val="CommentReference"/>
              </w:rPr>
              <w:commentReference w:id="30"/>
            </w:r>
            <w:commentRangeStart w:id="36"/>
            <w:del w:id="37" w:author="Jeremy Brown" w:date="2026-03-04T13:04:00Z" w16du:dateUtc="2026-03-04T18:04:00Z">
              <w:r w:rsidRPr="00082018" w:rsidDel="00864083">
                <w:rPr>
                  <w:rFonts w:ascii="Arial" w:eastAsia="Arial" w:hAnsi="Arial" w:cs="Arial"/>
                  <w:b/>
                  <w:bCs/>
                  <w:sz w:val="18"/>
                  <w:szCs w:val="28"/>
                </w:rPr>
                <w:delText>Until the chassis is remote-driveable, no other subsystem can be integration-tested on Kelsey’s build.</w:delText>
              </w:r>
              <w:commentRangeEnd w:id="36"/>
              <w:r w:rsidR="00864083" w:rsidDel="00864083">
                <w:rPr>
                  <w:rStyle w:val="CommentReference"/>
                </w:rPr>
                <w:commentReference w:id="36"/>
              </w:r>
            </w:del>
          </w:p>
        </w:tc>
      </w:tr>
    </w:tbl>
    <w:p w14:paraId="51AB992B" w14:textId="77777777" w:rsidR="00082018" w:rsidRDefault="00082018" w:rsidP="00082018">
      <w:pPr>
        <w:spacing w:after="0" w:line="240" w:lineRule="auto"/>
        <w:rPr>
          <w:sz w:val="20"/>
          <w:szCs w:val="20"/>
        </w:rPr>
      </w:pPr>
    </w:p>
    <w:p w14:paraId="18DAABBA" w14:textId="77777777" w:rsidR="00082018" w:rsidRPr="00082018" w:rsidRDefault="00082018" w:rsidP="00082018">
      <w:pPr>
        <w:spacing w:after="0" w:line="240" w:lineRule="auto"/>
        <w:rPr>
          <w:sz w:val="20"/>
          <w:szCs w:val="20"/>
        </w:rPr>
      </w:pPr>
    </w:p>
    <w:p w14:paraId="3F1FEB40" w14:textId="77777777" w:rsidR="00082018" w:rsidRPr="00082018" w:rsidRDefault="00082018" w:rsidP="00082018">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Common Failure Mode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082018" w:rsidRPr="00082018" w14:paraId="3C3877C7" w14:textId="77777777" w:rsidTr="00DB2283">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4690CDEB" w14:textId="1D49EA03" w:rsidR="00082018" w:rsidRPr="00082018" w:rsidRDefault="00082018" w:rsidP="00DB2283">
            <w:pPr>
              <w:spacing w:before="20" w:after="20" w:line="240" w:lineRule="auto"/>
              <w:rPr>
                <w:sz w:val="28"/>
                <w:szCs w:val="28"/>
              </w:rPr>
            </w:pPr>
            <w:commentRangeStart w:id="38"/>
            <w:r w:rsidRPr="00082018">
              <w:rPr>
                <w:rFonts w:ascii="Arial" w:eastAsia="Arial" w:hAnsi="Arial" w:cs="Arial"/>
                <w:b/>
                <w:bCs/>
                <w:color w:val="C0392B"/>
                <w:sz w:val="18"/>
                <w:szCs w:val="28"/>
              </w:rPr>
              <w:t>Motor calibration is a software fix. Check H-bridge IN1/IN2/ENA pin logic first. Adjust PWM duty cycle values and speed ramp curves in the Pi control script before assuming a hardware fault. Most “calibration” issues are incorrect pin mappings or inverted polarity in code.</w:t>
            </w:r>
            <w:commentRangeEnd w:id="38"/>
            <w:r w:rsidR="008637A7">
              <w:rPr>
                <w:rStyle w:val="CommentReference"/>
              </w:rPr>
              <w:commentReference w:id="38"/>
            </w:r>
          </w:p>
        </w:tc>
      </w:tr>
    </w:tbl>
    <w:p w14:paraId="0DC4A166" w14:textId="77777777" w:rsidR="00082018" w:rsidRPr="00082018" w:rsidRDefault="00082018">
      <w:pPr>
        <w:pStyle w:val="Heading2"/>
        <w:pBdr>
          <w:bottom w:val="single" w:sz="4" w:space="1" w:color="C0392B"/>
        </w:pBdr>
        <w:spacing w:before="60" w:after="20" w:line="240" w:lineRule="auto"/>
        <w:rPr>
          <w:rFonts w:ascii="Arial" w:eastAsia="Arial" w:hAnsi="Arial" w:cs="Arial"/>
          <w:color w:val="C0392B"/>
          <w:sz w:val="40"/>
          <w:szCs w:val="72"/>
        </w:rPr>
      </w:pPr>
    </w:p>
    <w:p w14:paraId="029051BC" w14:textId="37A3461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Daily Minimum Standards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1"/>
        <w:gridCol w:w="7339"/>
      </w:tblGrid>
      <w:tr w:rsidR="006D0F87" w:rsidRPr="00082018" w14:paraId="39BCE04C" w14:textId="77777777">
        <w:tc>
          <w:tcPr>
            <w:tcW w:w="3461"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759C5456"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Day</w:t>
            </w:r>
          </w:p>
        </w:tc>
        <w:tc>
          <w:tcPr>
            <w:tcW w:w="7338"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95C6C8C"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What You Must Deliver</w:t>
            </w:r>
          </w:p>
        </w:tc>
      </w:tr>
      <w:tr w:rsidR="006D0F87" w:rsidRPr="00082018" w14:paraId="00E1041D"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DF5883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2 HR3 (Hard Deadline)</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F789B0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 xml:space="preserve">Tank driving remotely via Pi. If not </w:t>
            </w:r>
            <w:proofErr w:type="gramStart"/>
            <w:r w:rsidRPr="00082018">
              <w:rPr>
                <w:rFonts w:ascii="Arial" w:eastAsia="Arial" w:hAnsi="Arial" w:cs="Arial"/>
                <w:sz w:val="18"/>
                <w:szCs w:val="24"/>
              </w:rPr>
              <w:t>met:</w:t>
            </w:r>
            <w:proofErr w:type="gramEnd"/>
            <w:r w:rsidRPr="00082018">
              <w:rPr>
                <w:rFonts w:ascii="Arial" w:eastAsia="Arial" w:hAnsi="Arial" w:cs="Arial"/>
                <w:sz w:val="18"/>
                <w:szCs w:val="24"/>
              </w:rPr>
              <w:t xml:space="preserve"> </w:t>
            </w:r>
            <w:commentRangeStart w:id="39"/>
            <w:r w:rsidRPr="00082018">
              <w:rPr>
                <w:rFonts w:ascii="Arial" w:eastAsia="Arial" w:hAnsi="Arial" w:cs="Arial"/>
                <w:sz w:val="18"/>
                <w:szCs w:val="24"/>
              </w:rPr>
              <w:t xml:space="preserve">swap to pre-built chassis immediately </w:t>
            </w:r>
            <w:commentRangeEnd w:id="39"/>
            <w:r w:rsidR="007A15C7">
              <w:rPr>
                <w:rStyle w:val="CommentReference"/>
              </w:rPr>
              <w:commentReference w:id="39"/>
            </w:r>
            <w:r w:rsidRPr="00082018">
              <w:rPr>
                <w:rFonts w:ascii="Arial" w:eastAsia="Arial" w:hAnsi="Arial" w:cs="Arial"/>
                <w:sz w:val="18"/>
                <w:szCs w:val="24"/>
              </w:rPr>
              <w:t xml:space="preserve">— </w:t>
            </w:r>
            <w:commentRangeStart w:id="40"/>
            <w:r w:rsidRPr="00082018">
              <w:rPr>
                <w:rFonts w:ascii="Arial" w:eastAsia="Arial" w:hAnsi="Arial" w:cs="Arial"/>
                <w:sz w:val="18"/>
                <w:szCs w:val="24"/>
              </w:rPr>
              <w:t>do not keep debugging</w:t>
            </w:r>
            <w:commentRangeEnd w:id="40"/>
            <w:r w:rsidR="00553E2C">
              <w:rPr>
                <w:rStyle w:val="CommentReference"/>
              </w:rPr>
              <w:commentReference w:id="40"/>
            </w:r>
            <w:r w:rsidRPr="00082018">
              <w:rPr>
                <w:rFonts w:ascii="Arial" w:eastAsia="Arial" w:hAnsi="Arial" w:cs="Arial"/>
                <w:sz w:val="18"/>
                <w:szCs w:val="24"/>
              </w:rPr>
              <w:t>.</w:t>
            </w:r>
          </w:p>
        </w:tc>
      </w:tr>
      <w:tr w:rsidR="006D0F87" w:rsidRPr="00082018" w14:paraId="040A1532"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3677D9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2</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44AC8E7" w14:textId="174A0CD3" w:rsidR="006D0F87" w:rsidRPr="00082018" w:rsidRDefault="00000000">
            <w:pPr>
              <w:spacing w:before="20" w:after="20" w:line="240" w:lineRule="auto"/>
              <w:rPr>
                <w:sz w:val="28"/>
                <w:szCs w:val="28"/>
              </w:rPr>
            </w:pPr>
            <w:r w:rsidRPr="00082018">
              <w:rPr>
                <w:rFonts w:ascii="Arial" w:eastAsia="Arial" w:hAnsi="Arial" w:cs="Arial"/>
                <w:sz w:val="18"/>
                <w:szCs w:val="24"/>
              </w:rPr>
              <w:t xml:space="preserve">Full remote drive of AU tank confirmed. Remote drive of Kelsey's tank confirmed via </w:t>
            </w:r>
            <w:del w:id="41" w:author="Jeremy Brown" w:date="2026-03-04T13:15:00Z" w16du:dateUtc="2026-03-04T18:15:00Z">
              <w:r w:rsidRPr="00082018" w:rsidDel="00553E2C">
                <w:rPr>
                  <w:rFonts w:ascii="Arial" w:eastAsia="Arial" w:hAnsi="Arial" w:cs="Arial"/>
                  <w:sz w:val="18"/>
                  <w:szCs w:val="24"/>
                </w:rPr>
                <w:delText xml:space="preserve">Raspberry </w:delText>
              </w:r>
            </w:del>
            <w:r w:rsidRPr="00082018">
              <w:rPr>
                <w:rFonts w:ascii="Arial" w:eastAsia="Arial" w:hAnsi="Arial" w:cs="Arial"/>
                <w:sz w:val="18"/>
                <w:szCs w:val="24"/>
              </w:rPr>
              <w:t xml:space="preserve">Pi Connect </w:t>
            </w:r>
            <w:commentRangeStart w:id="42"/>
            <w:del w:id="43" w:author="Jeremy Brown" w:date="2026-03-04T13:15:00Z" w16du:dateUtc="2026-03-04T18:15:00Z">
              <w:r w:rsidRPr="00082018" w:rsidDel="00553E2C">
                <w:rPr>
                  <w:rFonts w:ascii="Arial" w:eastAsia="Arial" w:hAnsi="Arial" w:cs="Arial"/>
                  <w:sz w:val="18"/>
                  <w:szCs w:val="24"/>
                </w:rPr>
                <w:delText xml:space="preserve">(RPC) </w:delText>
              </w:r>
            </w:del>
            <w:commentRangeEnd w:id="42"/>
            <w:r w:rsidR="00C07F49">
              <w:rPr>
                <w:rStyle w:val="CommentReference"/>
              </w:rPr>
              <w:commentReference w:id="42"/>
            </w:r>
            <w:r w:rsidRPr="00082018">
              <w:rPr>
                <w:rFonts w:ascii="Arial" w:eastAsia="Arial" w:hAnsi="Arial" w:cs="Arial"/>
                <w:sz w:val="18"/>
                <w:szCs w:val="24"/>
              </w:rPr>
              <w:t>by HR7.</w:t>
            </w:r>
          </w:p>
        </w:tc>
      </w:tr>
      <w:tr w:rsidR="006D0F87" w:rsidRPr="00082018" w14:paraId="470D3DCD"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1DBD963"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3 Mission Ready</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A2F639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 xml:space="preserve">Dress rehearsal passed. Motor </w:t>
            </w:r>
            <w:commentRangeStart w:id="44"/>
            <w:r w:rsidRPr="00082018">
              <w:rPr>
                <w:rFonts w:ascii="Arial" w:eastAsia="Arial" w:hAnsi="Arial" w:cs="Arial"/>
                <w:sz w:val="18"/>
                <w:szCs w:val="24"/>
              </w:rPr>
              <w:t xml:space="preserve">anomaly callout </w:t>
            </w:r>
            <w:commentRangeEnd w:id="44"/>
            <w:r w:rsidR="00C07F49">
              <w:rPr>
                <w:rStyle w:val="CommentReference"/>
              </w:rPr>
              <w:commentReference w:id="44"/>
            </w:r>
            <w:r w:rsidRPr="00082018">
              <w:rPr>
                <w:rFonts w:ascii="Arial" w:eastAsia="Arial" w:hAnsi="Arial" w:cs="Arial"/>
                <w:sz w:val="18"/>
                <w:szCs w:val="24"/>
              </w:rPr>
              <w:t xml:space="preserve">rehearsed. </w:t>
            </w:r>
            <w:commentRangeStart w:id="45"/>
            <w:r w:rsidRPr="00082018">
              <w:rPr>
                <w:rFonts w:ascii="Arial" w:eastAsia="Arial" w:hAnsi="Arial" w:cs="Arial"/>
                <w:sz w:val="18"/>
                <w:szCs w:val="24"/>
              </w:rPr>
              <w:t>Remote workarounds ready</w:t>
            </w:r>
            <w:commentRangeEnd w:id="45"/>
            <w:r w:rsidR="00F27EF2">
              <w:rPr>
                <w:rStyle w:val="CommentReference"/>
              </w:rPr>
              <w:commentReference w:id="45"/>
            </w:r>
            <w:r w:rsidRPr="00082018">
              <w:rPr>
                <w:rFonts w:ascii="Arial" w:eastAsia="Arial" w:hAnsi="Arial" w:cs="Arial"/>
                <w:sz w:val="18"/>
                <w:szCs w:val="24"/>
              </w:rPr>
              <w:t>.</w:t>
            </w:r>
          </w:p>
        </w:tc>
      </w:tr>
    </w:tbl>
    <w:p w14:paraId="6208AB0D" w14:textId="77777777" w:rsidR="006D0F87" w:rsidRPr="00082018" w:rsidRDefault="006D0F87">
      <w:pPr>
        <w:spacing w:after="0" w:line="240" w:lineRule="auto"/>
        <w:rPr>
          <w:sz w:val="44"/>
          <w:szCs w:val="44"/>
        </w:rPr>
      </w:pPr>
    </w:p>
    <w:p w14:paraId="0196F9CD"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Verification Checks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207BE771"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7F9EC6A" w14:textId="77777777" w:rsidR="006D0F87" w:rsidRPr="00082018" w:rsidRDefault="00000000">
            <w:pPr>
              <w:spacing w:before="20" w:after="20" w:line="240" w:lineRule="auto"/>
              <w:jc w:val="center"/>
              <w:rPr>
                <w:sz w:val="28"/>
                <w:szCs w:val="28"/>
              </w:rPr>
            </w:pPr>
            <w:commentRangeStart w:id="46"/>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9EF6829" w14:textId="6C774F15" w:rsidR="006D0F87" w:rsidRPr="00082018" w:rsidRDefault="00000000">
            <w:pPr>
              <w:spacing w:before="20" w:after="20" w:line="240" w:lineRule="auto"/>
              <w:rPr>
                <w:sz w:val="28"/>
                <w:szCs w:val="28"/>
              </w:rPr>
            </w:pPr>
            <w:r w:rsidRPr="00082018">
              <w:rPr>
                <w:rFonts w:ascii="Arial" w:eastAsia="Arial" w:hAnsi="Arial" w:cs="Arial"/>
                <w:sz w:val="18"/>
                <w:szCs w:val="28"/>
              </w:rPr>
              <w:t>Can Pilot drive the tank via GUI remotely? (Day 2)</w:t>
            </w:r>
          </w:p>
        </w:tc>
      </w:tr>
      <w:tr w:rsidR="006D0F87" w:rsidRPr="00082018" w14:paraId="714A88D5"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C6AA37B"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20E7FD3"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Can Pilot drive Kelsey's tank via GUI from the AU station? (Day 2 HR7)</w:t>
            </w:r>
          </w:p>
        </w:tc>
      </w:tr>
      <w:commentRangeEnd w:id="46"/>
      <w:tr w:rsidR="006D0F87" w:rsidRPr="00082018" w14:paraId="31BF9272"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37042A6" w14:textId="77777777" w:rsidR="006D0F87" w:rsidRPr="00082018" w:rsidRDefault="00F5008E">
            <w:pPr>
              <w:spacing w:before="20" w:after="20" w:line="240" w:lineRule="auto"/>
              <w:jc w:val="center"/>
              <w:rPr>
                <w:sz w:val="28"/>
                <w:szCs w:val="28"/>
              </w:rPr>
            </w:pPr>
            <w:r>
              <w:rPr>
                <w:rStyle w:val="CommentReference"/>
              </w:rPr>
              <w:commentReference w:id="46"/>
            </w: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4B9AA1B"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Tank navigated dress rehearsal course without issue (Day 3)</w:t>
            </w:r>
          </w:p>
        </w:tc>
      </w:tr>
    </w:tbl>
    <w:p w14:paraId="1D61E194" w14:textId="77777777" w:rsidR="006D0F87" w:rsidRPr="00082018" w:rsidRDefault="006D0F87">
      <w:pPr>
        <w:spacing w:after="0" w:line="240" w:lineRule="auto"/>
        <w:rPr>
          <w:sz w:val="44"/>
          <w:szCs w:val="44"/>
        </w:rPr>
      </w:pPr>
    </w:p>
    <w:p w14:paraId="4F17AD27"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Hard Deadline: Day 2 HR3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5E31E1CB" w14:textId="77777777">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5A5A8875" w14:textId="1EABF10A" w:rsidR="006D0F87" w:rsidRPr="00082018" w:rsidRDefault="00000000">
            <w:pPr>
              <w:spacing w:before="20" w:after="20" w:line="240" w:lineRule="auto"/>
              <w:rPr>
                <w:sz w:val="28"/>
                <w:szCs w:val="28"/>
              </w:rPr>
            </w:pPr>
            <w:r w:rsidRPr="00082018">
              <w:rPr>
                <w:rFonts w:ascii="Arial" w:eastAsia="Arial" w:hAnsi="Arial" w:cs="Arial"/>
                <w:b/>
                <w:bCs/>
                <w:color w:val="C0392B"/>
                <w:sz w:val="18"/>
                <w:szCs w:val="28"/>
              </w:rPr>
              <w:t>⚠</w:t>
            </w:r>
            <w:proofErr w:type="gramStart"/>
            <w:r w:rsidRPr="00082018">
              <w:rPr>
                <w:rFonts w:ascii="Arial" w:eastAsia="Arial" w:hAnsi="Arial" w:cs="Arial"/>
                <w:b/>
                <w:bCs/>
                <w:color w:val="C0392B"/>
                <w:sz w:val="18"/>
                <w:szCs w:val="28"/>
              </w:rPr>
              <w:t xml:space="preserve">️ </w:t>
            </w:r>
            <w:commentRangeStart w:id="47"/>
            <w:r w:rsidRPr="00082018">
              <w:rPr>
                <w:rFonts w:ascii="Arial" w:eastAsia="Arial" w:hAnsi="Arial" w:cs="Arial"/>
                <w:b/>
                <w:bCs/>
                <w:color w:val="C0392B"/>
                <w:sz w:val="18"/>
                <w:szCs w:val="28"/>
              </w:rPr>
              <w:t xml:space="preserve"> </w:t>
            </w:r>
            <w:r w:rsidRPr="00082018">
              <w:rPr>
                <w:rFonts w:ascii="Arial" w:eastAsia="Arial" w:hAnsi="Arial" w:cs="Arial"/>
                <w:sz w:val="18"/>
                <w:szCs w:val="28"/>
              </w:rPr>
              <w:t>If</w:t>
            </w:r>
            <w:proofErr w:type="gramEnd"/>
            <w:r w:rsidRPr="00082018">
              <w:rPr>
                <w:rFonts w:ascii="Arial" w:eastAsia="Arial" w:hAnsi="Arial" w:cs="Arial"/>
                <w:sz w:val="18"/>
                <w:szCs w:val="28"/>
              </w:rPr>
              <w:t xml:space="preserve"> the tank is not driving remotely by HR3, the facilitator will deploy a pre-built chassis</w:t>
            </w:r>
            <w:commentRangeEnd w:id="47"/>
            <w:r w:rsidR="002237CE">
              <w:rPr>
                <w:rStyle w:val="CommentReference"/>
              </w:rPr>
              <w:commentReference w:id="47"/>
            </w:r>
            <w:r w:rsidRPr="00082018">
              <w:rPr>
                <w:rFonts w:ascii="Arial" w:eastAsia="Arial" w:hAnsi="Arial" w:cs="Arial"/>
                <w:sz w:val="18"/>
                <w:szCs w:val="28"/>
              </w:rPr>
              <w:t xml:space="preserve">. </w:t>
            </w:r>
            <w:commentRangeStart w:id="48"/>
            <w:del w:id="49" w:author="Jeremy Brown" w:date="2026-03-04T13:32:00Z" w16du:dateUtc="2026-03-04T18:32:00Z">
              <w:r w:rsidRPr="00082018" w:rsidDel="00DD6A79">
                <w:rPr>
                  <w:rFonts w:ascii="Arial" w:eastAsia="Arial" w:hAnsi="Arial" w:cs="Arial"/>
                  <w:sz w:val="18"/>
                  <w:szCs w:val="28"/>
                </w:rPr>
                <w:delText>Do not argue — accept the swap and focus</w:delText>
              </w:r>
            </w:del>
            <w:ins w:id="50" w:author="Jeremy Brown" w:date="2026-03-04T13:32:00Z" w16du:dateUtc="2026-03-04T18:32:00Z">
              <w:r w:rsidR="00DD6A79">
                <w:rPr>
                  <w:rFonts w:ascii="Arial" w:eastAsia="Arial" w:hAnsi="Arial" w:cs="Arial"/>
                  <w:sz w:val="18"/>
                  <w:szCs w:val="28"/>
                </w:rPr>
                <w:t>transition to focusing</w:t>
              </w:r>
            </w:ins>
            <w:r w:rsidRPr="00082018">
              <w:rPr>
                <w:rFonts w:ascii="Arial" w:eastAsia="Arial" w:hAnsi="Arial" w:cs="Arial"/>
                <w:sz w:val="18"/>
                <w:szCs w:val="28"/>
              </w:rPr>
              <w:t xml:space="preserve"> on Kelsey's </w:t>
            </w:r>
            <w:proofErr w:type="gramStart"/>
            <w:r w:rsidRPr="00082018">
              <w:rPr>
                <w:rFonts w:ascii="Arial" w:eastAsia="Arial" w:hAnsi="Arial" w:cs="Arial"/>
                <w:sz w:val="18"/>
                <w:szCs w:val="28"/>
              </w:rPr>
              <w:t>build</w:t>
            </w:r>
            <w:proofErr w:type="gramEnd"/>
            <w:r w:rsidRPr="00082018">
              <w:rPr>
                <w:rFonts w:ascii="Arial" w:eastAsia="Arial" w:hAnsi="Arial" w:cs="Arial"/>
                <w:sz w:val="18"/>
                <w:szCs w:val="28"/>
              </w:rPr>
              <w:t xml:space="preserve"> </w:t>
            </w:r>
            <w:ins w:id="51" w:author="Jeremy Brown" w:date="2026-03-04T13:33:00Z" w16du:dateUtc="2026-03-04T18:33:00Z">
              <w:r w:rsidR="00090300">
                <w:rPr>
                  <w:rFonts w:ascii="Arial" w:eastAsia="Arial" w:hAnsi="Arial" w:cs="Arial"/>
                  <w:sz w:val="18"/>
                  <w:szCs w:val="28"/>
                </w:rPr>
                <w:t>and the de</w:t>
              </w:r>
            </w:ins>
            <w:del w:id="52" w:author="Jeremy Brown" w:date="2026-03-04T13:33:00Z" w16du:dateUtc="2026-03-04T18:33:00Z">
              <w:r w:rsidRPr="00082018" w:rsidDel="00090300">
                <w:rPr>
                  <w:rFonts w:ascii="Arial" w:eastAsia="Arial" w:hAnsi="Arial" w:cs="Arial"/>
                  <w:sz w:val="18"/>
                  <w:szCs w:val="28"/>
                </w:rPr>
                <w:delText>re</w:delText>
              </w:r>
            </w:del>
            <w:r w:rsidRPr="00082018">
              <w:rPr>
                <w:rFonts w:ascii="Arial" w:eastAsia="Arial" w:hAnsi="Arial" w:cs="Arial"/>
                <w:sz w:val="18"/>
                <w:szCs w:val="28"/>
              </w:rPr>
              <w:t>lay.</w:t>
            </w:r>
            <w:commentRangeEnd w:id="48"/>
            <w:r w:rsidR="00DD6A79">
              <w:rPr>
                <w:rStyle w:val="CommentReference"/>
              </w:rPr>
              <w:commentReference w:id="48"/>
            </w:r>
          </w:p>
        </w:tc>
      </w:tr>
    </w:tbl>
    <w:p w14:paraId="3AB01B2A" w14:textId="77777777" w:rsidR="006D0F87" w:rsidRPr="00082018" w:rsidRDefault="006D0F87">
      <w:pPr>
        <w:spacing w:after="0" w:line="240" w:lineRule="auto"/>
        <w:rPr>
          <w:sz w:val="40"/>
          <w:szCs w:val="40"/>
        </w:rPr>
      </w:pPr>
    </w:p>
    <w:p w14:paraId="110EDBC0"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1 Build Sequence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9647"/>
      </w:tblGrid>
      <w:tr w:rsidR="006D0F87" w:rsidRPr="00082018" w14:paraId="06E4B632" w14:textId="77777777">
        <w:tc>
          <w:tcPr>
            <w:tcW w:w="1153"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210FECA"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Step</w:t>
            </w:r>
          </w:p>
        </w:tc>
        <w:tc>
          <w:tcPr>
            <w:tcW w:w="9646"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10B3B09"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Task</w:t>
            </w:r>
          </w:p>
        </w:tc>
      </w:tr>
      <w:tr w:rsidR="006D0F87" w:rsidRPr="00082018" w14:paraId="36B338EC"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F2E5231"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1</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F13D3D9" w14:textId="77777777" w:rsidR="006D0F87" w:rsidRPr="00082018" w:rsidRDefault="00000000">
            <w:pPr>
              <w:spacing w:before="20" w:after="20" w:line="240" w:lineRule="auto"/>
              <w:rPr>
                <w:sz w:val="28"/>
                <w:szCs w:val="28"/>
              </w:rPr>
            </w:pPr>
            <w:commentRangeStart w:id="53"/>
            <w:r w:rsidRPr="00082018">
              <w:rPr>
                <w:rFonts w:ascii="Arial" w:eastAsia="Arial" w:hAnsi="Arial" w:cs="Arial"/>
                <w:sz w:val="18"/>
                <w:szCs w:val="24"/>
              </w:rPr>
              <w:t>Inventory BOM: chassis, motors, L298N H-bridge, Pi 4, USB cable, power leads. Flag shortfalls to Integration.</w:t>
            </w:r>
            <w:commentRangeEnd w:id="53"/>
            <w:r w:rsidR="00CB3D08">
              <w:rPr>
                <w:rStyle w:val="CommentReference"/>
              </w:rPr>
              <w:commentReference w:id="53"/>
            </w:r>
          </w:p>
        </w:tc>
      </w:tr>
      <w:tr w:rsidR="006D0F87" w:rsidRPr="00082018" w14:paraId="3F0B6C8B"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49B90C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2</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F0DCA02" w14:textId="49CC0D4D" w:rsidR="006D0F87" w:rsidRPr="00082018" w:rsidRDefault="00000000">
            <w:pPr>
              <w:spacing w:before="20" w:after="20" w:line="240" w:lineRule="auto"/>
              <w:rPr>
                <w:sz w:val="28"/>
                <w:szCs w:val="28"/>
              </w:rPr>
            </w:pPr>
            <w:del w:id="54" w:author="Jeremy Brown" w:date="2026-03-04T13:35:00Z" w16du:dateUtc="2026-03-04T18:35:00Z">
              <w:r w:rsidRPr="00082018" w:rsidDel="00CB3D08">
                <w:rPr>
                  <w:rFonts w:ascii="Arial" w:eastAsia="Arial" w:hAnsi="Arial" w:cs="Arial"/>
                  <w:sz w:val="18"/>
                  <w:szCs w:val="24"/>
                </w:rPr>
                <w:delText>Mount Pi 4 on chassis plate. Seat USB-A–B cable to Arduino Mega. Confirm GPIO header clearance for all connections.</w:delText>
              </w:r>
            </w:del>
            <w:ins w:id="55" w:author="Jeremy Brown" w:date="2026-03-04T13:35:00Z" w16du:dateUtc="2026-03-04T18:35:00Z">
              <w:r w:rsidR="00CB3D08">
                <w:rPr>
                  <w:rFonts w:ascii="Arial" w:eastAsia="Arial" w:hAnsi="Arial" w:cs="Arial"/>
                  <w:sz w:val="18"/>
                  <w:szCs w:val="24"/>
                </w:rPr>
                <w:t>Plan out mounting locations for all</w:t>
              </w:r>
              <w:r w:rsidR="00EC6E44">
                <w:rPr>
                  <w:rFonts w:ascii="Arial" w:eastAsia="Arial" w:hAnsi="Arial" w:cs="Arial"/>
                  <w:sz w:val="18"/>
                  <w:szCs w:val="24"/>
                </w:rPr>
                <w:t xml:space="preserve"> system components</w:t>
              </w:r>
            </w:ins>
          </w:p>
        </w:tc>
      </w:tr>
      <w:tr w:rsidR="006D0F87" w:rsidRPr="00082018" w14:paraId="1E1E029A"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44FE4B7"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3</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806209C" w14:textId="3127271B" w:rsidR="006D0F87" w:rsidRPr="00082018" w:rsidRDefault="00000000">
            <w:pPr>
              <w:spacing w:before="20" w:after="20" w:line="240" w:lineRule="auto"/>
              <w:rPr>
                <w:sz w:val="28"/>
                <w:szCs w:val="28"/>
              </w:rPr>
            </w:pPr>
            <w:r w:rsidRPr="00082018">
              <w:rPr>
                <w:rFonts w:ascii="Arial" w:eastAsia="Arial" w:hAnsi="Arial" w:cs="Arial"/>
                <w:sz w:val="18"/>
                <w:szCs w:val="24"/>
              </w:rPr>
              <w:t xml:space="preserve">Wire </w:t>
            </w:r>
            <w:del w:id="56" w:author="Jeremy Brown" w:date="2026-03-04T13:35:00Z" w16du:dateUtc="2026-03-04T18:35:00Z">
              <w:r w:rsidRPr="00082018" w:rsidDel="00EC6E44">
                <w:rPr>
                  <w:rFonts w:ascii="Arial" w:eastAsia="Arial" w:hAnsi="Arial" w:cs="Arial"/>
                  <w:sz w:val="18"/>
                  <w:szCs w:val="24"/>
                </w:rPr>
                <w:delText>L298N</w:delText>
              </w:r>
            </w:del>
            <w:ins w:id="57" w:author="Jeremy Brown" w:date="2026-03-04T13:35:00Z" w16du:dateUtc="2026-03-04T18:35:00Z">
              <w:r w:rsidR="00EC6E44">
                <w:rPr>
                  <w:rFonts w:ascii="Arial" w:eastAsia="Arial" w:hAnsi="Arial" w:cs="Arial"/>
                  <w:sz w:val="18"/>
                  <w:szCs w:val="24"/>
                </w:rPr>
                <w:t>H-Bridge</w:t>
              </w:r>
            </w:ins>
            <w:r w:rsidRPr="00082018">
              <w:rPr>
                <w:rFonts w:ascii="Arial" w:eastAsia="Arial" w:hAnsi="Arial" w:cs="Arial"/>
                <w:sz w:val="18"/>
                <w:szCs w:val="24"/>
              </w:rPr>
              <w:t xml:space="preserve">: OUT1/OUT2 → left motor, OUT3/OUT4 → right motor. </w:t>
            </w:r>
            <w:commentRangeStart w:id="58"/>
            <w:del w:id="59" w:author="Jeremy Brown" w:date="2026-03-04T13:37:00Z" w16du:dateUtc="2026-03-04T18:37:00Z">
              <w:r w:rsidRPr="00082018" w:rsidDel="00EC6E44">
                <w:rPr>
                  <w:rFonts w:ascii="Arial" w:eastAsia="Arial" w:hAnsi="Arial" w:cs="Arial"/>
                  <w:sz w:val="18"/>
                  <w:szCs w:val="24"/>
                </w:rPr>
                <w:delText xml:space="preserve">Wrong polarity </w:delText>
              </w:r>
            </w:del>
            <w:del w:id="60" w:author="Jeremy Brown" w:date="2026-03-04T13:36:00Z" w16du:dateUtc="2026-03-04T18:36:00Z">
              <w:r w:rsidRPr="00082018" w:rsidDel="00EC6E44">
                <w:rPr>
                  <w:rFonts w:ascii="Arial" w:eastAsia="Arial" w:hAnsi="Arial" w:cs="Arial"/>
                  <w:sz w:val="18"/>
                  <w:szCs w:val="24"/>
                </w:rPr>
                <w:delText>= reversed direction in software, not hardware — correct in code, not by swapping wires.</w:delText>
              </w:r>
            </w:del>
            <w:commentRangeEnd w:id="58"/>
            <w:r w:rsidR="00C44FF3">
              <w:rPr>
                <w:rStyle w:val="CommentReference"/>
              </w:rPr>
              <w:commentReference w:id="58"/>
            </w:r>
            <w:ins w:id="61" w:author="Jeremy Brown" w:date="2026-03-04T13:38:00Z" w16du:dateUtc="2026-03-04T18:38:00Z">
              <w:r w:rsidR="00B654A7">
                <w:rPr>
                  <w:rFonts w:ascii="Arial" w:eastAsia="Arial" w:hAnsi="Arial" w:cs="Arial"/>
                  <w:sz w:val="18"/>
                  <w:szCs w:val="24"/>
                </w:rPr>
                <w:t>Identify if the polarity is incorrect (Motors spin in wrong direction)</w:t>
              </w:r>
            </w:ins>
            <w:ins w:id="62" w:author="Jeremy Brown" w:date="2026-03-04T13:39:00Z" w16du:dateUtc="2026-03-04T18:39:00Z">
              <w:r w:rsidR="00BB37C3">
                <w:rPr>
                  <w:rFonts w:ascii="Arial" w:eastAsia="Arial" w:hAnsi="Arial" w:cs="Arial"/>
                  <w:sz w:val="18"/>
                  <w:szCs w:val="24"/>
                </w:rPr>
                <w:t xml:space="preserve">, then </w:t>
              </w:r>
            </w:ins>
            <w:ins w:id="63" w:author="Jeremy Brown" w:date="2026-03-04T13:38:00Z" w16du:dateUtc="2026-03-04T18:38:00Z">
              <w:r w:rsidR="00BB37C3">
                <w:rPr>
                  <w:rFonts w:ascii="Arial" w:eastAsia="Arial" w:hAnsi="Arial" w:cs="Arial"/>
                  <w:sz w:val="18"/>
                  <w:szCs w:val="24"/>
                </w:rPr>
                <w:t>correct</w:t>
              </w:r>
            </w:ins>
            <w:ins w:id="64" w:author="Jeremy Brown" w:date="2026-03-04T13:39:00Z" w16du:dateUtc="2026-03-04T18:39:00Z">
              <w:r w:rsidR="00BB37C3">
                <w:rPr>
                  <w:rFonts w:ascii="Arial" w:eastAsia="Arial" w:hAnsi="Arial" w:cs="Arial"/>
                  <w:sz w:val="18"/>
                  <w:szCs w:val="24"/>
                </w:rPr>
                <w:t xml:space="preserve"> it</w:t>
              </w:r>
            </w:ins>
            <w:ins w:id="65" w:author="Jeremy Brown" w:date="2026-03-04T13:38:00Z" w16du:dateUtc="2026-03-04T18:38:00Z">
              <w:r w:rsidR="00BB37C3">
                <w:rPr>
                  <w:rFonts w:ascii="Arial" w:eastAsia="Arial" w:hAnsi="Arial" w:cs="Arial"/>
                  <w:sz w:val="18"/>
                  <w:szCs w:val="24"/>
                </w:rPr>
                <w:t xml:space="preserve">. </w:t>
              </w:r>
            </w:ins>
          </w:p>
        </w:tc>
      </w:tr>
      <w:tr w:rsidR="006D0F87" w:rsidRPr="00082018" w14:paraId="3E7A486C"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056803A"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4</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181DFFB" w14:textId="62DCB661" w:rsidR="006D0F87" w:rsidRPr="00082018" w:rsidRDefault="00000000">
            <w:pPr>
              <w:spacing w:before="20" w:after="20" w:line="240" w:lineRule="auto"/>
              <w:rPr>
                <w:sz w:val="28"/>
                <w:szCs w:val="28"/>
              </w:rPr>
            </w:pPr>
            <w:r w:rsidRPr="00082018">
              <w:rPr>
                <w:rFonts w:ascii="Arial" w:eastAsia="Arial" w:hAnsi="Arial" w:cs="Arial"/>
                <w:sz w:val="18"/>
                <w:szCs w:val="24"/>
              </w:rPr>
              <w:t xml:space="preserve">Upload test script to Pi. Verify forward, reverse, left-spin, right-spin via direct PWM commands. </w:t>
            </w:r>
            <w:del w:id="66" w:author="Jeremy Brown" w:date="2026-03-04T13:37:00Z" w16du:dateUtc="2026-03-04T18:37:00Z">
              <w:r w:rsidRPr="00082018" w:rsidDel="00B654A7">
                <w:rPr>
                  <w:rFonts w:ascii="Arial" w:eastAsia="Arial" w:hAnsi="Arial" w:cs="Arial"/>
                  <w:sz w:val="18"/>
                  <w:szCs w:val="24"/>
                </w:rPr>
                <w:delText>Log polarity corrections in code.</w:delText>
              </w:r>
            </w:del>
          </w:p>
        </w:tc>
      </w:tr>
      <w:tr w:rsidR="006D0F87" w:rsidRPr="00082018" w14:paraId="2ABF6FFD"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4392DD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5</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0A02530" w14:textId="13786449" w:rsidR="006D0F87" w:rsidRPr="00082018" w:rsidRDefault="00000000">
            <w:pPr>
              <w:spacing w:before="20" w:after="20" w:line="240" w:lineRule="auto"/>
              <w:rPr>
                <w:sz w:val="28"/>
                <w:szCs w:val="28"/>
              </w:rPr>
            </w:pPr>
            <w:r w:rsidRPr="00082018">
              <w:rPr>
                <w:rFonts w:ascii="Arial" w:eastAsia="Arial" w:hAnsi="Arial" w:cs="Arial"/>
                <w:sz w:val="18"/>
                <w:szCs w:val="24"/>
              </w:rPr>
              <w:t xml:space="preserve">Document </w:t>
            </w:r>
            <w:del w:id="67" w:author="Jeremy Brown" w:date="2026-03-04T13:41:00Z" w16du:dateUtc="2026-03-04T18:41:00Z">
              <w:r w:rsidRPr="00082018" w:rsidDel="00E227D7">
                <w:rPr>
                  <w:rFonts w:ascii="Arial" w:eastAsia="Arial" w:hAnsi="Arial" w:cs="Arial"/>
                  <w:sz w:val="18"/>
                  <w:szCs w:val="24"/>
                </w:rPr>
                <w:delText xml:space="preserve">GPIO </w:delText>
              </w:r>
            </w:del>
            <w:ins w:id="68" w:author="Jeremy Brown" w:date="2026-03-04T13:41:00Z" w16du:dateUtc="2026-03-04T18:41:00Z">
              <w:r w:rsidR="00E227D7">
                <w:rPr>
                  <w:rFonts w:ascii="Arial" w:eastAsia="Arial" w:hAnsi="Arial" w:cs="Arial"/>
                  <w:sz w:val="18"/>
                  <w:szCs w:val="24"/>
                </w:rPr>
                <w:t>PWM</w:t>
              </w:r>
              <w:r w:rsidR="00E227D7" w:rsidRPr="00082018">
                <w:rPr>
                  <w:rFonts w:ascii="Arial" w:eastAsia="Arial" w:hAnsi="Arial" w:cs="Arial"/>
                  <w:sz w:val="18"/>
                  <w:szCs w:val="24"/>
                </w:rPr>
                <w:t xml:space="preserve"> </w:t>
              </w:r>
            </w:ins>
            <w:r w:rsidRPr="00082018">
              <w:rPr>
                <w:rFonts w:ascii="Arial" w:eastAsia="Arial" w:hAnsi="Arial" w:cs="Arial"/>
                <w:sz w:val="18"/>
                <w:szCs w:val="24"/>
              </w:rPr>
              <w:t xml:space="preserve">pin assignments and </w:t>
            </w:r>
            <w:del w:id="69" w:author="Jeremy Brown" w:date="2026-03-04T13:41:00Z" w16du:dateUtc="2026-03-04T18:41:00Z">
              <w:r w:rsidRPr="00082018" w:rsidDel="00E227D7">
                <w:rPr>
                  <w:rFonts w:ascii="Arial" w:eastAsia="Arial" w:hAnsi="Arial" w:cs="Arial"/>
                  <w:sz w:val="18"/>
                  <w:szCs w:val="24"/>
                </w:rPr>
                <w:delText xml:space="preserve">PWM </w:delText>
              </w:r>
            </w:del>
            <w:r w:rsidRPr="00082018">
              <w:rPr>
                <w:rFonts w:ascii="Arial" w:eastAsia="Arial" w:hAnsi="Arial" w:cs="Arial"/>
                <w:sz w:val="18"/>
                <w:szCs w:val="24"/>
              </w:rPr>
              <w:t>calibration values. Pass wiring diagram to Comms for Kelsey relay.</w:t>
            </w:r>
          </w:p>
        </w:tc>
      </w:tr>
    </w:tbl>
    <w:p w14:paraId="0D3816AD" w14:textId="77777777" w:rsidR="006D0F87" w:rsidRDefault="006D0F87">
      <w:pPr>
        <w:spacing w:after="0" w:line="240" w:lineRule="auto"/>
        <w:rPr>
          <w:sz w:val="28"/>
          <w:szCs w:val="28"/>
        </w:rPr>
      </w:pPr>
    </w:p>
    <w:p w14:paraId="3304BE53" w14:textId="77777777" w:rsidR="00082018" w:rsidRDefault="00082018">
      <w:pPr>
        <w:spacing w:after="0" w:line="240" w:lineRule="auto"/>
        <w:rPr>
          <w:sz w:val="28"/>
          <w:szCs w:val="28"/>
        </w:rPr>
      </w:pPr>
    </w:p>
    <w:p w14:paraId="0223F862" w14:textId="77777777" w:rsidR="00082018" w:rsidRDefault="00082018">
      <w:pPr>
        <w:spacing w:after="0" w:line="240" w:lineRule="auto"/>
        <w:rPr>
          <w:sz w:val="28"/>
          <w:szCs w:val="28"/>
        </w:rPr>
      </w:pPr>
    </w:p>
    <w:p w14:paraId="567D95B7" w14:textId="77777777" w:rsidR="00082018" w:rsidRDefault="00082018">
      <w:pPr>
        <w:spacing w:after="0" w:line="240" w:lineRule="auto"/>
        <w:rPr>
          <w:sz w:val="28"/>
          <w:szCs w:val="28"/>
        </w:rPr>
      </w:pPr>
    </w:p>
    <w:p w14:paraId="3C973386" w14:textId="77777777" w:rsidR="00082018" w:rsidRPr="00082018" w:rsidRDefault="00082018">
      <w:pPr>
        <w:spacing w:after="0" w:line="240" w:lineRule="auto"/>
        <w:rPr>
          <w:sz w:val="28"/>
          <w:szCs w:val="28"/>
        </w:rPr>
      </w:pPr>
    </w:p>
    <w:p w14:paraId="3BCAB58D"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2 Build Sequence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9647"/>
      </w:tblGrid>
      <w:tr w:rsidR="006D0F87" w:rsidRPr="00082018" w14:paraId="2DA54A15" w14:textId="77777777">
        <w:tc>
          <w:tcPr>
            <w:tcW w:w="1153"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AA3BFBB"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Step</w:t>
            </w:r>
          </w:p>
        </w:tc>
        <w:tc>
          <w:tcPr>
            <w:tcW w:w="9646"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26FF5D26"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Task</w:t>
            </w:r>
          </w:p>
        </w:tc>
      </w:tr>
      <w:tr w:rsidR="006D0F87" w:rsidRPr="00082018" w14:paraId="137F9E3C"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917C1D9"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1</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F7480D7" w14:textId="4B9D14EF" w:rsidR="006D0F87" w:rsidRPr="00082018" w:rsidRDefault="00000000">
            <w:pPr>
              <w:spacing w:before="20" w:after="20" w:line="240" w:lineRule="auto"/>
              <w:rPr>
                <w:sz w:val="28"/>
                <w:szCs w:val="28"/>
              </w:rPr>
            </w:pPr>
            <w:r w:rsidRPr="00082018">
              <w:rPr>
                <w:rFonts w:ascii="Arial" w:eastAsia="Arial" w:hAnsi="Arial" w:cs="Arial"/>
                <w:sz w:val="18"/>
                <w:szCs w:val="24"/>
              </w:rPr>
              <w:t xml:space="preserve">Full </w:t>
            </w:r>
            <w:del w:id="70" w:author="Jeremy Brown" w:date="2026-03-05T09:06:00Z" w16du:dateUtc="2026-03-05T14:06:00Z">
              <w:r w:rsidRPr="00082018" w:rsidDel="00EE5FDC">
                <w:rPr>
                  <w:rFonts w:ascii="Arial" w:eastAsia="Arial" w:hAnsi="Arial" w:cs="Arial"/>
                  <w:sz w:val="18"/>
                  <w:szCs w:val="24"/>
                </w:rPr>
                <w:delText xml:space="preserve">RPC </w:delText>
              </w:r>
            </w:del>
            <w:ins w:id="71" w:author="Jeremy Brown" w:date="2026-03-05T09:06:00Z" w16du:dateUtc="2026-03-05T14:06:00Z">
              <w:r w:rsidR="00EE5FDC">
                <w:rPr>
                  <w:rFonts w:ascii="Arial" w:eastAsia="Arial" w:hAnsi="Arial" w:cs="Arial"/>
                  <w:sz w:val="18"/>
                  <w:szCs w:val="24"/>
                </w:rPr>
                <w:t xml:space="preserve">Pi </w:t>
              </w:r>
            </w:ins>
            <w:ins w:id="72" w:author="Jeremy Brown" w:date="2026-03-05T09:09:00Z" w16du:dateUtc="2026-03-05T14:09:00Z">
              <w:r w:rsidR="00385F75">
                <w:rPr>
                  <w:rFonts w:ascii="Arial" w:eastAsia="Arial" w:hAnsi="Arial" w:cs="Arial"/>
                  <w:sz w:val="18"/>
                  <w:szCs w:val="24"/>
                </w:rPr>
                <w:t>C</w:t>
              </w:r>
            </w:ins>
            <w:ins w:id="73" w:author="Jeremy Brown" w:date="2026-03-05T09:06:00Z" w16du:dateUtc="2026-03-05T14:06:00Z">
              <w:r w:rsidR="00EE5FDC">
                <w:rPr>
                  <w:rFonts w:ascii="Arial" w:eastAsia="Arial" w:hAnsi="Arial" w:cs="Arial"/>
                  <w:sz w:val="18"/>
                  <w:szCs w:val="24"/>
                </w:rPr>
                <w:t>onnect</w:t>
              </w:r>
              <w:r w:rsidR="00EE5FDC" w:rsidRPr="00082018">
                <w:rPr>
                  <w:rFonts w:ascii="Arial" w:eastAsia="Arial" w:hAnsi="Arial" w:cs="Arial"/>
                  <w:sz w:val="18"/>
                  <w:szCs w:val="24"/>
                </w:rPr>
                <w:t xml:space="preserve"> </w:t>
              </w:r>
            </w:ins>
            <w:r w:rsidRPr="00082018">
              <w:rPr>
                <w:rFonts w:ascii="Arial" w:eastAsia="Arial" w:hAnsi="Arial" w:cs="Arial"/>
                <w:sz w:val="18"/>
                <w:szCs w:val="24"/>
              </w:rPr>
              <w:t>remote drive test</w:t>
            </w:r>
            <w:ins w:id="74" w:author="Jeremy Brown" w:date="2026-03-05T09:10:00Z" w16du:dateUtc="2026-03-05T14:10:00Z">
              <w:r w:rsidR="00763559">
                <w:rPr>
                  <w:rFonts w:ascii="Arial" w:eastAsia="Arial" w:hAnsi="Arial" w:cs="Arial"/>
                  <w:sz w:val="18"/>
                  <w:szCs w:val="24"/>
                </w:rPr>
                <w:t xml:space="preserve"> for AU</w:t>
              </w:r>
            </w:ins>
            <w:ins w:id="75" w:author="Jeremy Brown" w:date="2026-03-05T09:11:00Z" w16du:dateUtc="2026-03-05T14:11:00Z">
              <w:r w:rsidR="00CE0A00">
                <w:rPr>
                  <w:rFonts w:ascii="Arial" w:eastAsia="Arial" w:hAnsi="Arial" w:cs="Arial"/>
                  <w:sz w:val="18"/>
                  <w:szCs w:val="24"/>
                </w:rPr>
                <w:t xml:space="preserve"> build</w:t>
              </w:r>
            </w:ins>
            <w:r w:rsidRPr="00082018">
              <w:rPr>
                <w:rFonts w:ascii="Arial" w:eastAsia="Arial" w:hAnsi="Arial" w:cs="Arial"/>
                <w:sz w:val="18"/>
                <w:szCs w:val="24"/>
              </w:rPr>
              <w:t>: GUI → Pi → PWM → H-bridge → motors. Verify latency and directional response match expectations.</w:t>
            </w:r>
          </w:p>
        </w:tc>
      </w:tr>
      <w:tr w:rsidR="006D0F87" w:rsidRPr="00082018" w14:paraId="21098695"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1E62D61"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2</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667A3F4" w14:textId="4F4C99A7" w:rsidR="006D0F87" w:rsidRPr="00082018" w:rsidRDefault="00000000">
            <w:pPr>
              <w:spacing w:before="20" w:after="20" w:line="240" w:lineRule="auto"/>
              <w:rPr>
                <w:sz w:val="28"/>
                <w:szCs w:val="28"/>
              </w:rPr>
            </w:pPr>
            <w:r w:rsidRPr="00082018">
              <w:rPr>
                <w:rFonts w:ascii="Arial" w:eastAsia="Arial" w:hAnsi="Arial" w:cs="Arial"/>
                <w:sz w:val="18"/>
                <w:szCs w:val="24"/>
              </w:rPr>
              <w:t>Coordinate with ARM team: confirm arm base mounting pattern aligns to chassis top plate.</w:t>
            </w:r>
            <w:del w:id="76" w:author="Jeremy Brown" w:date="2026-03-05T09:11:00Z" w16du:dateUtc="2026-03-05T14:11:00Z">
              <w:r w:rsidRPr="00082018" w:rsidDel="00CE0A00">
                <w:rPr>
                  <w:rFonts w:ascii="Arial" w:eastAsia="Arial" w:hAnsi="Arial" w:cs="Arial"/>
                  <w:sz w:val="18"/>
                  <w:szCs w:val="24"/>
                </w:rPr>
                <w:delText xml:space="preserve"> Verify combined CoG doesn’t impair turning or stability at full arm extension</w:delText>
              </w:r>
            </w:del>
            <w:r w:rsidRPr="00082018">
              <w:rPr>
                <w:rFonts w:ascii="Arial" w:eastAsia="Arial" w:hAnsi="Arial" w:cs="Arial"/>
                <w:sz w:val="18"/>
                <w:szCs w:val="24"/>
              </w:rPr>
              <w:t>.</w:t>
            </w:r>
          </w:p>
        </w:tc>
      </w:tr>
      <w:tr w:rsidR="006D0F87" w:rsidRPr="00082018" w14:paraId="3DE20236"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57CCBCA"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3</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FA2A6B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Relay tank build steps to Comms for Kelsey's build.</w:t>
            </w:r>
          </w:p>
        </w:tc>
      </w:tr>
      <w:tr w:rsidR="006D0F87" w:rsidRPr="00082018" w14:paraId="07C545D0"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27B9BA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4</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B0EF476" w14:textId="1E09E7CA" w:rsidR="006D0F87" w:rsidRPr="00082018" w:rsidRDefault="00000000">
            <w:pPr>
              <w:spacing w:before="20" w:after="20" w:line="240" w:lineRule="auto"/>
              <w:rPr>
                <w:sz w:val="28"/>
                <w:szCs w:val="28"/>
              </w:rPr>
            </w:pPr>
            <w:r w:rsidRPr="00082018">
              <w:rPr>
                <w:rFonts w:ascii="Arial" w:eastAsia="Arial" w:hAnsi="Arial" w:cs="Arial"/>
                <w:sz w:val="18"/>
                <w:szCs w:val="24"/>
              </w:rPr>
              <w:t xml:space="preserve">By HR7: Pilot drives Kelsey’s tank via </w:t>
            </w:r>
            <w:del w:id="77" w:author="Jeremy Brown" w:date="2026-03-05T09:06:00Z" w16du:dateUtc="2026-03-05T14:06:00Z">
              <w:r w:rsidRPr="00082018" w:rsidDel="00EE5FDC">
                <w:rPr>
                  <w:rFonts w:ascii="Arial" w:eastAsia="Arial" w:hAnsi="Arial" w:cs="Arial"/>
                  <w:sz w:val="18"/>
                  <w:szCs w:val="24"/>
                </w:rPr>
                <w:delText>RPC</w:delText>
              </w:r>
            </w:del>
            <w:ins w:id="78" w:author="Jeremy Brown" w:date="2026-03-05T09:06:00Z" w16du:dateUtc="2026-03-05T14:06:00Z">
              <w:r w:rsidR="00EE5FDC">
                <w:rPr>
                  <w:rFonts w:ascii="Arial" w:eastAsia="Arial" w:hAnsi="Arial" w:cs="Arial"/>
                  <w:sz w:val="18"/>
                  <w:szCs w:val="24"/>
                </w:rPr>
                <w:t>Pi Connect</w:t>
              </w:r>
            </w:ins>
            <w:r w:rsidRPr="00082018">
              <w:rPr>
                <w:rFonts w:ascii="Arial" w:eastAsia="Arial" w:hAnsi="Arial" w:cs="Arial"/>
                <w:sz w:val="18"/>
                <w:szCs w:val="24"/>
              </w:rPr>
              <w:t xml:space="preserve">. Confirm H-bridge responds identically to AU — check for PWM </w:t>
            </w:r>
            <w:proofErr w:type="spellStart"/>
            <w:r w:rsidRPr="00082018">
              <w:rPr>
                <w:rFonts w:ascii="Arial" w:eastAsia="Arial" w:hAnsi="Arial" w:cs="Arial"/>
                <w:sz w:val="18"/>
                <w:szCs w:val="24"/>
              </w:rPr>
              <w:t>calibration</w:t>
            </w:r>
            <w:del w:id="79" w:author="Jeremy Brown" w:date="2026-03-05T09:06:00Z" w16du:dateUtc="2026-03-05T14:06:00Z">
              <w:r w:rsidRPr="00082018" w:rsidDel="00EE5FDC">
                <w:rPr>
                  <w:rFonts w:ascii="Arial" w:eastAsia="Arial" w:hAnsi="Arial" w:cs="Arial"/>
                  <w:sz w:val="18"/>
                  <w:szCs w:val="24"/>
                </w:rPr>
                <w:delText xml:space="preserve"> deltas </w:delText>
              </w:r>
            </w:del>
            <w:r w:rsidRPr="00082018">
              <w:rPr>
                <w:rFonts w:ascii="Arial" w:eastAsia="Arial" w:hAnsi="Arial" w:cs="Arial"/>
                <w:sz w:val="18"/>
                <w:szCs w:val="24"/>
              </w:rPr>
              <w:t>between</w:t>
            </w:r>
            <w:proofErr w:type="spellEnd"/>
            <w:r w:rsidRPr="00082018">
              <w:rPr>
                <w:rFonts w:ascii="Arial" w:eastAsia="Arial" w:hAnsi="Arial" w:cs="Arial"/>
                <w:sz w:val="18"/>
                <w:szCs w:val="24"/>
              </w:rPr>
              <w:t xml:space="preserve"> builds.</w:t>
            </w:r>
            <w:ins w:id="80" w:author="Jeremy Brown" w:date="2026-03-04T14:19:00Z" w16du:dateUtc="2026-03-04T19:19:00Z">
              <w:r w:rsidR="004815B6">
                <w:rPr>
                  <w:rFonts w:ascii="Arial" w:eastAsia="Arial" w:hAnsi="Arial" w:cs="Arial"/>
                  <w:sz w:val="18"/>
                  <w:szCs w:val="24"/>
                </w:rPr>
                <w:t xml:space="preserve"> </w:t>
              </w:r>
            </w:ins>
          </w:p>
        </w:tc>
      </w:tr>
    </w:tbl>
    <w:p w14:paraId="3613E241" w14:textId="77777777" w:rsidR="006D0F87" w:rsidRDefault="006D0F87">
      <w:pPr>
        <w:spacing w:after="0" w:line="240" w:lineRule="auto"/>
        <w:rPr>
          <w:sz w:val="28"/>
          <w:szCs w:val="28"/>
        </w:rPr>
      </w:pPr>
    </w:p>
    <w:p w14:paraId="3BB0413E" w14:textId="77777777" w:rsidR="00082018" w:rsidRPr="00082018" w:rsidRDefault="00082018">
      <w:pPr>
        <w:spacing w:after="0" w:line="240" w:lineRule="auto"/>
        <w:rPr>
          <w:sz w:val="28"/>
          <w:szCs w:val="28"/>
        </w:rPr>
      </w:pPr>
    </w:p>
    <w:p w14:paraId="33DB991A"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Backup Interventions (Facilitator May Deploy)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1"/>
        <w:gridCol w:w="7339"/>
      </w:tblGrid>
      <w:tr w:rsidR="006D0F87" w:rsidRPr="00082018" w14:paraId="7ED480F7" w14:textId="77777777">
        <w:tc>
          <w:tcPr>
            <w:tcW w:w="3461"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A8D4AD9"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If...</w:t>
            </w:r>
          </w:p>
        </w:tc>
        <w:tc>
          <w:tcPr>
            <w:tcW w:w="7338"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97D167C"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Backup</w:t>
            </w:r>
          </w:p>
        </w:tc>
      </w:tr>
      <w:tr w:rsidR="006D0F87" w:rsidRPr="00082018" w14:paraId="1C676A1E"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9646F7A"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Tank not driving</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D157CF3"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Debug motor/H-bridge wiring first, then swap pre-built chassis</w:t>
            </w:r>
          </w:p>
        </w:tc>
      </w:tr>
      <w:tr w:rsidR="006D0F87" w:rsidRPr="00082018" w14:paraId="03F3F28D"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465ED3B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Motor brownout</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EEC227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Check H-bridge power connections; verify separate supply</w:t>
            </w:r>
          </w:p>
        </w:tc>
      </w:tr>
      <w:tr w:rsidR="006D0F87" w:rsidRPr="00082018" w14:paraId="3FB8B0C6"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0ACB63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Pi not connecting</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CD7D950" w14:textId="79ED4307" w:rsidR="006D0F87" w:rsidRPr="00082018" w:rsidRDefault="00000000">
            <w:pPr>
              <w:spacing w:before="20" w:after="20" w:line="240" w:lineRule="auto"/>
              <w:rPr>
                <w:sz w:val="28"/>
                <w:szCs w:val="28"/>
              </w:rPr>
            </w:pPr>
            <w:commentRangeStart w:id="81"/>
            <w:r w:rsidRPr="00082018">
              <w:rPr>
                <w:rFonts w:ascii="Arial" w:eastAsia="Arial" w:hAnsi="Arial" w:cs="Arial"/>
                <w:sz w:val="18"/>
                <w:szCs w:val="24"/>
              </w:rPr>
              <w:t>Re-flash SD card from backup</w:t>
            </w:r>
            <w:commentRangeEnd w:id="81"/>
            <w:r w:rsidR="0060339F">
              <w:rPr>
                <w:rStyle w:val="CommentReference"/>
              </w:rPr>
              <w:commentReference w:id="81"/>
            </w:r>
          </w:p>
        </w:tc>
      </w:tr>
    </w:tbl>
    <w:p w14:paraId="2B62662F" w14:textId="77777777" w:rsidR="006D0F87" w:rsidRDefault="006D0F87">
      <w:pPr>
        <w:spacing w:after="0" w:line="240" w:lineRule="auto"/>
        <w:rPr>
          <w:sz w:val="28"/>
          <w:szCs w:val="28"/>
        </w:rPr>
      </w:pPr>
    </w:p>
    <w:p w14:paraId="34BBE28A" w14:textId="77777777" w:rsidR="00082018" w:rsidRPr="00082018" w:rsidRDefault="00082018">
      <w:pPr>
        <w:spacing w:after="0" w:line="240" w:lineRule="auto"/>
        <w:rPr>
          <w:sz w:val="28"/>
          <w:szCs w:val="28"/>
        </w:rPr>
      </w:pPr>
    </w:p>
    <w:p w14:paraId="78F6F323"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3 Mission Sequence</w:t>
      </w:r>
    </w:p>
    <w:p w14:paraId="34DA6C4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Pre-flight: Remote drive confirmed on Kelsey's tank via RPC</w:t>
      </w:r>
    </w:p>
    <w:p w14:paraId="3A794659"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Dress rehearsal: Navigate full course, note any differences from AU build</w:t>
      </w:r>
    </w:p>
    <w:p w14:paraId="598C9AA6"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HR5 Mission: Pilot navigates Room 2 — you are on standby for motor anomaly callouts</w:t>
      </w:r>
    </w:p>
    <w:p w14:paraId="0215B5BD" w14:textId="4483545B"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Callout if motor behaves unexpectedly — do not stay silent</w:t>
      </w:r>
    </w:p>
    <w:p w14:paraId="15E9C890" w14:textId="77777777" w:rsidR="006D0F87" w:rsidRDefault="006D0F87">
      <w:pPr>
        <w:spacing w:after="0" w:line="240" w:lineRule="auto"/>
        <w:rPr>
          <w:sz w:val="28"/>
          <w:szCs w:val="28"/>
        </w:rPr>
      </w:pPr>
    </w:p>
    <w:p w14:paraId="2B8F21B8" w14:textId="77777777" w:rsidR="00082018" w:rsidRPr="00082018" w:rsidRDefault="00082018">
      <w:pPr>
        <w:spacing w:after="0" w:line="240" w:lineRule="auto"/>
        <w:rPr>
          <w:sz w:val="28"/>
          <w:szCs w:val="28"/>
        </w:rPr>
      </w:pPr>
    </w:p>
    <w:p w14:paraId="44BFF8EF"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Debrief Question (Day 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6F46E36E"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13BDB148"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How did remote control feel vs. your AU build? What would you build differently for a real mission?</w:t>
            </w:r>
          </w:p>
        </w:tc>
      </w:tr>
    </w:tbl>
    <w:p w14:paraId="0D8FEFB8" w14:textId="77777777" w:rsidR="006D0F87" w:rsidRPr="00082018" w:rsidRDefault="00000000">
      <w:pPr>
        <w:spacing w:after="40" w:line="240" w:lineRule="auto"/>
        <w:rPr>
          <w:sz w:val="28"/>
          <w:szCs w:val="28"/>
        </w:rPr>
      </w:pPr>
      <w:r w:rsidRPr="00082018">
        <w:rPr>
          <w:sz w:val="20"/>
          <w:szCs w:val="28"/>
        </w:rP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5A555737" w14:textId="77777777">
        <w:tc>
          <w:tcPr>
            <w:tcW w:w="10800" w:type="dxa"/>
            <w:tcBorders>
              <w:top w:val="none" w:sz="0" w:space="0" w:color="FFFFFF"/>
              <w:left w:val="none" w:sz="0" w:space="0" w:color="FFFFFF"/>
              <w:bottom w:val="none" w:sz="0" w:space="0" w:color="FFFFFF"/>
              <w:right w:val="none" w:sz="0" w:space="0" w:color="FFFFFF"/>
            </w:tcBorders>
            <w:shd w:val="clear" w:color="auto" w:fill="1E8449"/>
            <w:tcMar>
              <w:top w:w="30" w:type="dxa"/>
              <w:left w:w="60" w:type="dxa"/>
              <w:bottom w:w="30" w:type="dxa"/>
              <w:right w:w="60" w:type="dxa"/>
            </w:tcMar>
          </w:tcPr>
          <w:p w14:paraId="65EC29F4"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24"/>
              </w:rPr>
              <w:lastRenderedPageBreak/>
              <w:t>OPERATION GAS VALVE</w:t>
            </w:r>
          </w:p>
          <w:p w14:paraId="301253C0"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44"/>
              </w:rPr>
              <w:t>MISSION BRIEF — ARM TEAM</w:t>
            </w:r>
          </w:p>
          <w:p w14:paraId="211C6371" w14:textId="77777777" w:rsidR="006D0F87" w:rsidRDefault="00000000">
            <w:pPr>
              <w:spacing w:before="20" w:after="20" w:line="240" w:lineRule="auto"/>
              <w:jc w:val="center"/>
              <w:rPr>
                <w:rFonts w:ascii="Arial" w:eastAsia="Arial" w:hAnsi="Arial" w:cs="Arial"/>
                <w:color w:val="FFFFFF"/>
                <w:sz w:val="18"/>
                <w:szCs w:val="28"/>
              </w:rPr>
            </w:pPr>
            <w:r w:rsidRPr="00082018">
              <w:rPr>
                <w:rFonts w:ascii="Arial" w:eastAsia="Arial" w:hAnsi="Arial" w:cs="Arial"/>
                <w:color w:val="FFFFFF"/>
                <w:sz w:val="18"/>
                <w:szCs w:val="28"/>
              </w:rPr>
              <w:t>6DOF servo control via Arduino Mega, PWM signal routing, end-effector integration</w:t>
            </w:r>
          </w:p>
          <w:p w14:paraId="4A23CBFC" w14:textId="591FBA32" w:rsidR="00082018" w:rsidRPr="00082018" w:rsidRDefault="00082018">
            <w:pPr>
              <w:spacing w:before="20" w:after="20" w:line="240" w:lineRule="auto"/>
              <w:jc w:val="center"/>
              <w:rPr>
                <w:sz w:val="28"/>
                <w:szCs w:val="28"/>
              </w:rPr>
            </w:pPr>
            <w:r w:rsidRPr="00082018">
              <w:rPr>
                <w:rFonts w:ascii="Arial" w:eastAsia="Arial" w:hAnsi="Arial" w:cs="Arial"/>
                <w:i/>
                <w:iCs/>
                <w:color w:val="FFFFFF"/>
                <w:sz w:val="16"/>
                <w:szCs w:val="24"/>
              </w:rPr>
              <w:t xml:space="preserve">A full mission timeline overview is available at </w:t>
            </w:r>
            <w:proofErr w:type="spellStart"/>
            <w:proofErr w:type="gramStart"/>
            <w:r>
              <w:rPr>
                <w:rFonts w:ascii="Arial" w:eastAsia="Arial" w:hAnsi="Arial" w:cs="Arial"/>
                <w:i/>
                <w:iCs/>
                <w:color w:val="FFFFFF"/>
                <w:sz w:val="16"/>
                <w:szCs w:val="24"/>
              </w:rPr>
              <w:t>OGV</w:t>
            </w:r>
            <w:r w:rsidRPr="00082018">
              <w:rPr>
                <w:rFonts w:ascii="Arial" w:eastAsia="Arial" w:hAnsi="Arial" w:cs="Arial"/>
                <w:i/>
                <w:iCs/>
                <w:color w:val="FFFFFF"/>
                <w:sz w:val="16"/>
                <w:szCs w:val="24"/>
              </w:rPr>
              <w:t>buildmo.tiiny.site</w:t>
            </w:r>
            <w:proofErr w:type="spellEnd"/>
            <w:proofErr w:type="gramEnd"/>
          </w:p>
        </w:tc>
      </w:tr>
    </w:tbl>
    <w:p w14:paraId="16FFBC90" w14:textId="77777777" w:rsidR="006D0F87" w:rsidRPr="00082018" w:rsidRDefault="006D0F87">
      <w:pPr>
        <w:spacing w:after="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300CC38B"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6BF1A325" w14:textId="2D1ED903"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The arm is </w:t>
            </w:r>
            <w:del w:id="82" w:author="Jeremy Brown" w:date="2026-03-05T09:39:00Z" w16du:dateUtc="2026-03-05T14:39:00Z">
              <w:r w:rsidRPr="00082018" w:rsidDel="000B4232">
                <w:rPr>
                  <w:rFonts w:ascii="Arial" w:eastAsia="Arial" w:hAnsi="Arial" w:cs="Arial"/>
                  <w:b/>
                  <w:bCs/>
                  <w:sz w:val="18"/>
                  <w:szCs w:val="28"/>
                </w:rPr>
                <w:delText xml:space="preserve">a </w:delText>
              </w:r>
            </w:del>
            <w:commentRangeStart w:id="83"/>
            <w:del w:id="84" w:author="Jeremy Brown" w:date="2026-03-05T09:35:00Z" w16du:dateUtc="2026-03-05T14:35:00Z">
              <w:r w:rsidRPr="00082018" w:rsidDel="00C267A8">
                <w:rPr>
                  <w:rFonts w:ascii="Arial" w:eastAsia="Arial" w:hAnsi="Arial" w:cs="Arial"/>
                  <w:b/>
                  <w:bCs/>
                  <w:sz w:val="18"/>
                  <w:szCs w:val="28"/>
                </w:rPr>
                <w:delText>6DOF</w:delText>
              </w:r>
            </w:del>
            <w:commentRangeEnd w:id="83"/>
            <w:del w:id="85" w:author="Jeremy Brown" w:date="2026-03-05T09:39:00Z" w16du:dateUtc="2026-03-05T14:39:00Z">
              <w:r w:rsidR="004F3C49" w:rsidDel="000B4232">
                <w:rPr>
                  <w:rStyle w:val="CommentReference"/>
                </w:rPr>
                <w:commentReference w:id="83"/>
              </w:r>
              <w:r w:rsidRPr="00082018" w:rsidDel="000B4232">
                <w:rPr>
                  <w:rFonts w:ascii="Arial" w:eastAsia="Arial" w:hAnsi="Arial" w:cs="Arial"/>
                  <w:b/>
                  <w:bCs/>
                  <w:sz w:val="18"/>
                  <w:szCs w:val="28"/>
                </w:rPr>
                <w:delText xml:space="preserve"> </w:delText>
              </w:r>
            </w:del>
            <w:commentRangeStart w:id="86"/>
            <w:del w:id="87" w:author="Jeremy Brown" w:date="2026-03-05T09:37:00Z" w16du:dateUtc="2026-03-05T14:37:00Z">
              <w:r w:rsidRPr="00082018" w:rsidDel="001B68F3">
                <w:rPr>
                  <w:rFonts w:ascii="Arial" w:eastAsia="Arial" w:hAnsi="Arial" w:cs="Arial"/>
                  <w:b/>
                  <w:bCs/>
                  <w:sz w:val="18"/>
                  <w:szCs w:val="28"/>
                </w:rPr>
                <w:delText xml:space="preserve">serial </w:delText>
              </w:r>
            </w:del>
            <w:commentRangeEnd w:id="86"/>
            <w:del w:id="88" w:author="Jeremy Brown" w:date="2026-03-05T09:39:00Z" w16du:dateUtc="2026-03-05T14:39:00Z">
              <w:r w:rsidR="00A528F0" w:rsidDel="000B4232">
                <w:rPr>
                  <w:rStyle w:val="CommentReference"/>
                </w:rPr>
                <w:commentReference w:id="86"/>
              </w:r>
              <w:r w:rsidRPr="00082018" w:rsidDel="000B4232">
                <w:rPr>
                  <w:rFonts w:ascii="Arial" w:eastAsia="Arial" w:hAnsi="Arial" w:cs="Arial"/>
                  <w:b/>
                  <w:bCs/>
                  <w:sz w:val="18"/>
                  <w:szCs w:val="28"/>
                </w:rPr>
                <w:delText xml:space="preserve">manipulator </w:delText>
              </w:r>
            </w:del>
            <w:r w:rsidRPr="00082018">
              <w:rPr>
                <w:rFonts w:ascii="Arial" w:eastAsia="Arial" w:hAnsi="Arial" w:cs="Arial"/>
                <w:b/>
                <w:bCs/>
                <w:sz w:val="18"/>
                <w:szCs w:val="28"/>
              </w:rPr>
              <w:t xml:space="preserve">driven by </w:t>
            </w:r>
            <w:del w:id="89" w:author="Jeremy Brown" w:date="2026-03-05T09:36:00Z" w16du:dateUtc="2026-03-05T14:36:00Z">
              <w:r w:rsidRPr="00082018" w:rsidDel="001B68F3">
                <w:rPr>
                  <w:rFonts w:ascii="Arial" w:eastAsia="Arial" w:hAnsi="Arial" w:cs="Arial"/>
                  <w:b/>
                  <w:bCs/>
                  <w:sz w:val="18"/>
                  <w:szCs w:val="28"/>
                </w:rPr>
                <w:delText xml:space="preserve">MG996R </w:delText>
              </w:r>
            </w:del>
            <w:r w:rsidRPr="00082018">
              <w:rPr>
                <w:rFonts w:ascii="Arial" w:eastAsia="Arial" w:hAnsi="Arial" w:cs="Arial"/>
                <w:b/>
                <w:bCs/>
                <w:sz w:val="18"/>
                <w:szCs w:val="28"/>
              </w:rPr>
              <w:t>servos via Arduino Mega PWM outputs</w:t>
            </w:r>
            <w:del w:id="90" w:author="Jeremy Brown" w:date="2026-03-05T09:39:00Z" w16du:dateUtc="2026-03-05T14:39:00Z">
              <w:r w:rsidRPr="00082018" w:rsidDel="000B4232">
                <w:rPr>
                  <w:rFonts w:ascii="Arial" w:eastAsia="Arial" w:hAnsi="Arial" w:cs="Arial"/>
                  <w:b/>
                  <w:bCs/>
                  <w:sz w:val="18"/>
                  <w:szCs w:val="28"/>
                </w:rPr>
                <w:delText xml:space="preserve"> (D2–D13)</w:delText>
              </w:r>
            </w:del>
            <w:r w:rsidRPr="00082018">
              <w:rPr>
                <w:rFonts w:ascii="Arial" w:eastAsia="Arial" w:hAnsi="Arial" w:cs="Arial"/>
                <w:b/>
                <w:bCs/>
                <w:sz w:val="18"/>
                <w:szCs w:val="28"/>
              </w:rPr>
              <w:t xml:space="preserve">. Each servo requires a dedicated PWM </w:t>
            </w:r>
            <w:proofErr w:type="spellStart"/>
            <w:r w:rsidRPr="00082018">
              <w:rPr>
                <w:rFonts w:ascii="Arial" w:eastAsia="Arial" w:hAnsi="Arial" w:cs="Arial"/>
                <w:b/>
                <w:bCs/>
                <w:sz w:val="18"/>
                <w:szCs w:val="28"/>
              </w:rPr>
              <w:t>signal</w:t>
            </w:r>
            <w:del w:id="91" w:author="Jeremy Brown" w:date="2026-03-05T09:45:00Z" w16du:dateUtc="2026-03-05T14:45:00Z">
              <w:r w:rsidRPr="00082018" w:rsidDel="00CA180F">
                <w:rPr>
                  <w:rFonts w:ascii="Arial" w:eastAsia="Arial" w:hAnsi="Arial" w:cs="Arial"/>
                  <w:b/>
                  <w:bCs/>
                  <w:sz w:val="18"/>
                  <w:szCs w:val="28"/>
                </w:rPr>
                <w:delText xml:space="preserve"> line; </w:delText>
              </w:r>
            </w:del>
            <w:ins w:id="92" w:author="Jeremy Brown" w:date="2026-03-05T09:45:00Z" w16du:dateUtc="2026-03-05T14:45:00Z">
              <w:r w:rsidR="00CA180F">
                <w:rPr>
                  <w:rFonts w:ascii="Arial" w:eastAsia="Arial" w:hAnsi="Arial" w:cs="Arial"/>
                  <w:b/>
                  <w:bCs/>
                  <w:sz w:val="18"/>
                  <w:szCs w:val="28"/>
                </w:rPr>
                <w:t>and</w:t>
              </w:r>
              <w:proofErr w:type="spellEnd"/>
              <w:r w:rsidR="00CA180F">
                <w:rPr>
                  <w:rFonts w:ascii="Arial" w:eastAsia="Arial" w:hAnsi="Arial" w:cs="Arial"/>
                  <w:b/>
                  <w:bCs/>
                  <w:sz w:val="18"/>
                  <w:szCs w:val="28"/>
                </w:rPr>
                <w:t xml:space="preserve"> </w:t>
              </w:r>
            </w:ins>
            <w:r w:rsidRPr="00082018">
              <w:rPr>
                <w:rFonts w:ascii="Arial" w:eastAsia="Arial" w:hAnsi="Arial" w:cs="Arial"/>
                <w:b/>
                <w:bCs/>
                <w:sz w:val="18"/>
                <w:szCs w:val="28"/>
              </w:rPr>
              <w:t xml:space="preserve">power </w:t>
            </w:r>
            <w:del w:id="93" w:author="Jeremy Brown" w:date="2026-03-05T09:45:00Z" w16du:dateUtc="2026-03-05T14:45:00Z">
              <w:r w:rsidRPr="00082018" w:rsidDel="00CA180F">
                <w:rPr>
                  <w:rFonts w:ascii="Arial" w:eastAsia="Arial" w:hAnsi="Arial" w:cs="Arial"/>
                  <w:b/>
                  <w:bCs/>
                  <w:sz w:val="18"/>
                  <w:szCs w:val="28"/>
                </w:rPr>
                <w:delText xml:space="preserve">comes </w:delText>
              </w:r>
            </w:del>
            <w:ins w:id="94" w:author="Jeremy Brown" w:date="2026-03-05T09:45:00Z" w16du:dateUtc="2026-03-05T14:45:00Z">
              <w:r w:rsidR="00CA180F">
                <w:rPr>
                  <w:rFonts w:ascii="Arial" w:eastAsia="Arial" w:hAnsi="Arial" w:cs="Arial"/>
                  <w:b/>
                  <w:bCs/>
                  <w:sz w:val="18"/>
                  <w:szCs w:val="28"/>
                </w:rPr>
                <w:t>is delivered</w:t>
              </w:r>
              <w:r w:rsidR="00CA180F" w:rsidRPr="00082018">
                <w:rPr>
                  <w:rFonts w:ascii="Arial" w:eastAsia="Arial" w:hAnsi="Arial" w:cs="Arial"/>
                  <w:b/>
                  <w:bCs/>
                  <w:sz w:val="18"/>
                  <w:szCs w:val="28"/>
                </w:rPr>
                <w:t xml:space="preserve"> </w:t>
              </w:r>
            </w:ins>
            <w:r w:rsidRPr="00082018">
              <w:rPr>
                <w:rFonts w:ascii="Arial" w:eastAsia="Arial" w:hAnsi="Arial" w:cs="Arial"/>
                <w:b/>
                <w:bCs/>
                <w:sz w:val="18"/>
                <w:szCs w:val="28"/>
              </w:rPr>
              <w:t xml:space="preserve">from a 5V </w:t>
            </w:r>
            <w:ins w:id="95" w:author="Jeremy Brown" w:date="2026-03-05T09:38:00Z" w16du:dateUtc="2026-03-05T14:38:00Z">
              <w:r w:rsidR="00DA039D">
                <w:rPr>
                  <w:rFonts w:ascii="Arial" w:eastAsia="Arial" w:hAnsi="Arial" w:cs="Arial"/>
                  <w:b/>
                  <w:bCs/>
                  <w:sz w:val="18"/>
                  <w:szCs w:val="28"/>
                </w:rPr>
                <w:t>20</w:t>
              </w:r>
            </w:ins>
            <w:del w:id="96" w:author="Jeremy Brown" w:date="2026-03-05T09:38:00Z" w16du:dateUtc="2026-03-05T14:38:00Z">
              <w:r w:rsidRPr="00082018" w:rsidDel="00DA039D">
                <w:rPr>
                  <w:rFonts w:ascii="Arial" w:eastAsia="Arial" w:hAnsi="Arial" w:cs="Arial"/>
                  <w:b/>
                  <w:bCs/>
                  <w:sz w:val="18"/>
                  <w:szCs w:val="28"/>
                </w:rPr>
                <w:delText>5</w:delText>
              </w:r>
            </w:del>
            <w:r w:rsidRPr="00082018">
              <w:rPr>
                <w:rFonts w:ascii="Arial" w:eastAsia="Arial" w:hAnsi="Arial" w:cs="Arial"/>
                <w:b/>
                <w:bCs/>
                <w:sz w:val="18"/>
                <w:szCs w:val="28"/>
              </w:rPr>
              <w:t>A</w:t>
            </w:r>
            <w:del w:id="97" w:author="Jeremy Brown" w:date="2026-03-05T09:38:00Z" w16du:dateUtc="2026-03-05T14:38:00Z">
              <w:r w:rsidRPr="00082018" w:rsidDel="00DA039D">
                <w:rPr>
                  <w:rFonts w:ascii="Arial" w:eastAsia="Arial" w:hAnsi="Arial" w:cs="Arial"/>
                  <w:b/>
                  <w:bCs/>
                  <w:sz w:val="18"/>
                  <w:szCs w:val="28"/>
                </w:rPr>
                <w:delText>+</w:delText>
              </w:r>
            </w:del>
            <w:r w:rsidRPr="00082018">
              <w:rPr>
                <w:rFonts w:ascii="Arial" w:eastAsia="Arial" w:hAnsi="Arial" w:cs="Arial"/>
                <w:b/>
                <w:bCs/>
                <w:sz w:val="18"/>
                <w:szCs w:val="28"/>
              </w:rPr>
              <w:t xml:space="preserve"> rail via the buck converter</w:t>
            </w:r>
            <w:del w:id="98" w:author="Jeremy Brown" w:date="2026-03-05T09:39:00Z" w16du:dateUtc="2026-03-05T14:39:00Z">
              <w:r w:rsidRPr="00082018" w:rsidDel="00DA039D">
                <w:rPr>
                  <w:rFonts w:ascii="Arial" w:eastAsia="Arial" w:hAnsi="Arial" w:cs="Arial"/>
                  <w:b/>
                  <w:bCs/>
                  <w:sz w:val="18"/>
                  <w:szCs w:val="28"/>
                </w:rPr>
                <w:delText xml:space="preserve"> — never from Arduino Vin or Pi GPIO</w:delText>
              </w:r>
            </w:del>
            <w:r w:rsidRPr="00082018">
              <w:rPr>
                <w:rFonts w:ascii="Arial" w:eastAsia="Arial" w:hAnsi="Arial" w:cs="Arial"/>
                <w:b/>
                <w:bCs/>
                <w:sz w:val="18"/>
                <w:szCs w:val="28"/>
              </w:rPr>
              <w:t xml:space="preserve">. </w:t>
            </w:r>
            <w:del w:id="99" w:author="Jeremy Brown" w:date="2026-03-05T09:45:00Z" w16du:dateUtc="2026-03-05T14:45:00Z">
              <w:r w:rsidRPr="00082018" w:rsidDel="00CA180F">
                <w:rPr>
                  <w:rFonts w:ascii="Arial" w:eastAsia="Arial" w:hAnsi="Arial" w:cs="Arial"/>
                  <w:b/>
                  <w:bCs/>
                  <w:sz w:val="18"/>
                  <w:szCs w:val="28"/>
                </w:rPr>
                <w:delText>Servo conflicts are power or signal-timing issues, not mechanical. Debug the power rail before touching mechanics.</w:delText>
              </w:r>
            </w:del>
          </w:p>
        </w:tc>
      </w:tr>
    </w:tbl>
    <w:p w14:paraId="08EDBB55" w14:textId="77777777" w:rsidR="00082018" w:rsidRPr="00082018" w:rsidRDefault="00082018" w:rsidP="00082018">
      <w:pPr>
        <w:spacing w:after="0" w:line="240" w:lineRule="auto"/>
        <w:rPr>
          <w:sz w:val="20"/>
          <w:szCs w:val="20"/>
        </w:rPr>
      </w:pPr>
    </w:p>
    <w:p w14:paraId="233868CC" w14:textId="77777777" w:rsidR="00082018" w:rsidRDefault="00082018" w:rsidP="00082018">
      <w:pPr>
        <w:pStyle w:val="Heading2"/>
        <w:pBdr>
          <w:bottom w:val="single" w:sz="4" w:space="1" w:color="C0392B"/>
        </w:pBdr>
        <w:spacing w:before="60" w:after="20" w:line="240" w:lineRule="auto"/>
        <w:rPr>
          <w:rFonts w:ascii="Arial" w:eastAsia="Arial" w:hAnsi="Arial" w:cs="Arial"/>
          <w:color w:val="C0392B"/>
          <w:sz w:val="20"/>
          <w:szCs w:val="36"/>
        </w:rPr>
      </w:pPr>
      <w:r w:rsidRPr="00082018">
        <w:rPr>
          <w:rFonts w:ascii="Arial" w:eastAsia="Arial" w:hAnsi="Arial" w:cs="Arial"/>
          <w:color w:val="C0392B"/>
          <w:sz w:val="20"/>
          <w:szCs w:val="36"/>
        </w:rPr>
        <w:t>Common Failure Mode</w:t>
      </w:r>
    </w:p>
    <w:p w14:paraId="4E527F0D" w14:textId="77777777" w:rsidR="00082018" w:rsidRPr="00082018" w:rsidRDefault="00082018" w:rsidP="00082018">
      <w:pPr>
        <w:spacing w:after="0"/>
        <w:rPr>
          <w:sz w:val="6"/>
          <w:szCs w:val="6"/>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082018" w:rsidRPr="00082018" w14:paraId="4E0AB88C" w14:textId="77777777" w:rsidTr="00DB2283">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4619276F" w14:textId="4D9E7BDB" w:rsidR="00082018" w:rsidRPr="00082018" w:rsidRDefault="00082018" w:rsidP="00DB2283">
            <w:pPr>
              <w:spacing w:before="20" w:after="20" w:line="240" w:lineRule="auto"/>
              <w:rPr>
                <w:sz w:val="28"/>
                <w:szCs w:val="28"/>
              </w:rPr>
            </w:pPr>
            <w:commentRangeStart w:id="100"/>
            <w:commentRangeStart w:id="101"/>
            <w:del w:id="102" w:author="Jeremy Brown" w:date="2026-03-05T09:54:00Z" w16du:dateUtc="2026-03-05T14:54:00Z">
              <w:r w:rsidRPr="00082018" w:rsidDel="00552501">
                <w:rPr>
                  <w:rFonts w:ascii="Arial" w:eastAsia="Arial" w:hAnsi="Arial" w:cs="Arial"/>
                  <w:b/>
                  <w:bCs/>
                  <w:color w:val="C0392B"/>
                  <w:sz w:val="18"/>
                  <w:szCs w:val="28"/>
                </w:rPr>
                <w:delText>NEVER power servos from Arduino or Pi pins. The Arduino 5V rail is rated ~500mA total; a single MG996R draws up to 2.5A under stall. Six servos through the Arduino will permanently damage the board</w:delText>
              </w:r>
              <w:commentRangeEnd w:id="100"/>
              <w:r w:rsidR="00F11B93" w:rsidDel="00552501">
                <w:rPr>
                  <w:rStyle w:val="CommentReference"/>
                </w:rPr>
                <w:commentReference w:id="100"/>
              </w:r>
              <w:r w:rsidRPr="00082018" w:rsidDel="00552501">
                <w:rPr>
                  <w:rFonts w:ascii="Arial" w:eastAsia="Arial" w:hAnsi="Arial" w:cs="Arial"/>
                  <w:b/>
                  <w:bCs/>
                  <w:color w:val="C0392B"/>
                  <w:sz w:val="18"/>
                  <w:szCs w:val="28"/>
                </w:rPr>
                <w:delText>. All servo power routes through the 5V 5A+ buck converter output. Signal wires to Arduino PWM pins only. Verify on both the AU build and Kelsey’s build.</w:delText>
              </w:r>
            </w:del>
            <w:commentRangeEnd w:id="101"/>
            <w:r w:rsidR="0061228B">
              <w:rPr>
                <w:rStyle w:val="CommentReference"/>
              </w:rPr>
              <w:commentReference w:id="101"/>
            </w:r>
            <w:ins w:id="103" w:author="Jeremy Brown" w:date="2026-03-05T09:54:00Z" w16du:dateUtc="2026-03-05T14:54:00Z">
              <w:r w:rsidR="00552501">
                <w:rPr>
                  <w:rFonts w:ascii="Arial" w:eastAsia="Arial" w:hAnsi="Arial" w:cs="Arial"/>
                  <w:b/>
                  <w:bCs/>
                  <w:color w:val="C0392B"/>
                  <w:sz w:val="18"/>
                  <w:szCs w:val="28"/>
                </w:rPr>
                <w:t>The servos can only rotate between 0 and 180 degrees</w:t>
              </w:r>
            </w:ins>
            <w:ins w:id="104" w:author="Jeremy Brown" w:date="2026-03-05T09:56:00Z" w16du:dateUtc="2026-03-05T14:56:00Z">
              <w:r w:rsidR="00A31B4B">
                <w:rPr>
                  <w:rFonts w:ascii="Arial" w:eastAsia="Arial" w:hAnsi="Arial" w:cs="Arial"/>
                  <w:b/>
                  <w:bCs/>
                  <w:color w:val="C0392B"/>
                  <w:sz w:val="18"/>
                  <w:szCs w:val="28"/>
                </w:rPr>
                <w:t>. If</w:t>
              </w:r>
            </w:ins>
            <w:ins w:id="105" w:author="Jeremy Brown" w:date="2026-03-05T09:57:00Z" w16du:dateUtc="2026-03-05T14:57:00Z">
              <w:r w:rsidR="00A31B4B">
                <w:rPr>
                  <w:rFonts w:ascii="Arial" w:eastAsia="Arial" w:hAnsi="Arial" w:cs="Arial"/>
                  <w:b/>
                  <w:bCs/>
                  <w:color w:val="C0392B"/>
                  <w:sz w:val="18"/>
                  <w:szCs w:val="28"/>
                </w:rPr>
                <w:t xml:space="preserve"> improperly installed, the arm will lack full range of motion. Additionally, if</w:t>
              </w:r>
              <w:r w:rsidR="00E625B1">
                <w:rPr>
                  <w:rFonts w:ascii="Arial" w:eastAsia="Arial" w:hAnsi="Arial" w:cs="Arial"/>
                  <w:b/>
                  <w:bCs/>
                  <w:color w:val="C0392B"/>
                  <w:sz w:val="18"/>
                  <w:szCs w:val="28"/>
                </w:rPr>
                <w:t xml:space="preserve"> the software does not inc</w:t>
              </w:r>
            </w:ins>
            <w:ins w:id="106" w:author="Jeremy Brown" w:date="2026-03-05T09:58:00Z" w16du:dateUtc="2026-03-05T14:58:00Z">
              <w:r w:rsidR="00E625B1">
                <w:rPr>
                  <w:rFonts w:ascii="Arial" w:eastAsia="Arial" w:hAnsi="Arial" w:cs="Arial"/>
                  <w:b/>
                  <w:bCs/>
                  <w:color w:val="C0392B"/>
                  <w:sz w:val="18"/>
                  <w:szCs w:val="28"/>
                </w:rPr>
                <w:t xml:space="preserve">lude limits, the arm will move in such a way that will damage the rest of the system. Finally, </w:t>
              </w:r>
            </w:ins>
            <w:ins w:id="107" w:author="Jeremy Brown" w:date="2026-03-05T09:59:00Z" w16du:dateUtc="2026-03-05T14:59:00Z">
              <w:r w:rsidR="00F329FD">
                <w:rPr>
                  <w:rFonts w:ascii="Arial" w:eastAsia="Arial" w:hAnsi="Arial" w:cs="Arial"/>
                  <w:b/>
                  <w:bCs/>
                  <w:color w:val="C0392B"/>
                  <w:sz w:val="18"/>
                  <w:szCs w:val="28"/>
                </w:rPr>
                <w:t>the full arm requires a dedicated power solution. The Arduino can power a single motor</w:t>
              </w:r>
            </w:ins>
            <w:ins w:id="108" w:author="Jeremy Brown" w:date="2026-03-05T09:57:00Z" w16du:dateUtc="2026-03-05T14:57:00Z">
              <w:r w:rsidR="00A31B4B">
                <w:rPr>
                  <w:rFonts w:ascii="Arial" w:eastAsia="Arial" w:hAnsi="Arial" w:cs="Arial"/>
                  <w:b/>
                  <w:bCs/>
                  <w:color w:val="C0392B"/>
                  <w:sz w:val="18"/>
                  <w:szCs w:val="28"/>
                </w:rPr>
                <w:t xml:space="preserve"> </w:t>
              </w:r>
            </w:ins>
            <w:ins w:id="109" w:author="Jeremy Brown" w:date="2026-03-05T10:01:00Z" w16du:dateUtc="2026-03-05T15:01:00Z">
              <w:r w:rsidR="00F92140">
                <w:rPr>
                  <w:rFonts w:ascii="Arial" w:eastAsia="Arial" w:hAnsi="Arial" w:cs="Arial"/>
                  <w:b/>
                  <w:bCs/>
                  <w:color w:val="C0392B"/>
                  <w:sz w:val="18"/>
                  <w:szCs w:val="28"/>
                </w:rPr>
                <w:t xml:space="preserve">for testing, but </w:t>
              </w:r>
            </w:ins>
            <w:ins w:id="110" w:author="Jeremy Brown" w:date="2026-03-05T10:02:00Z" w16du:dateUtc="2026-03-05T15:02:00Z">
              <w:r w:rsidR="0009509C">
                <w:rPr>
                  <w:rFonts w:ascii="Arial" w:eastAsia="Arial" w:hAnsi="Arial" w:cs="Arial"/>
                  <w:b/>
                  <w:bCs/>
                  <w:color w:val="C0392B"/>
                  <w:sz w:val="18"/>
                  <w:szCs w:val="28"/>
                </w:rPr>
                <w:t>the full arm with multiple servos requires a dedicated power solution, else the Arduin</w:t>
              </w:r>
              <w:r w:rsidR="0031779A">
                <w:rPr>
                  <w:rFonts w:ascii="Arial" w:eastAsia="Arial" w:hAnsi="Arial" w:cs="Arial"/>
                  <w:b/>
                  <w:bCs/>
                  <w:color w:val="C0392B"/>
                  <w:sz w:val="18"/>
                  <w:szCs w:val="28"/>
                </w:rPr>
                <w:t xml:space="preserve">o will be damaged. </w:t>
              </w:r>
            </w:ins>
          </w:p>
        </w:tc>
      </w:tr>
    </w:tbl>
    <w:p w14:paraId="6AEEBF57" w14:textId="77777777" w:rsidR="006D0F87" w:rsidRPr="00082018" w:rsidRDefault="006D0F87">
      <w:pPr>
        <w:spacing w:after="0" w:line="240" w:lineRule="auto"/>
        <w:rPr>
          <w:sz w:val="28"/>
          <w:szCs w:val="28"/>
        </w:rPr>
      </w:pPr>
    </w:p>
    <w:p w14:paraId="642F4D90"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Daily Minimum Standards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1"/>
        <w:gridCol w:w="7339"/>
      </w:tblGrid>
      <w:tr w:rsidR="006D0F87" w:rsidRPr="00082018" w14:paraId="37F742DF" w14:textId="77777777">
        <w:tc>
          <w:tcPr>
            <w:tcW w:w="3461"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5BF68F4"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Day</w:t>
            </w:r>
          </w:p>
        </w:tc>
        <w:tc>
          <w:tcPr>
            <w:tcW w:w="7338"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1B2A11BD"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What You Must Deliver</w:t>
            </w:r>
          </w:p>
        </w:tc>
      </w:tr>
      <w:tr w:rsidR="006D0F87" w:rsidRPr="00082018" w14:paraId="0C675DDE"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3CD3C3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1</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38C6766" w14:textId="43F99B70" w:rsidR="006D0F87" w:rsidRPr="00082018" w:rsidRDefault="00000000">
            <w:pPr>
              <w:spacing w:before="20" w:after="20" w:line="240" w:lineRule="auto"/>
              <w:rPr>
                <w:sz w:val="28"/>
                <w:szCs w:val="28"/>
              </w:rPr>
            </w:pPr>
            <w:r w:rsidRPr="00082018">
              <w:rPr>
                <w:rFonts w:ascii="Arial" w:eastAsia="Arial" w:hAnsi="Arial" w:cs="Arial"/>
                <w:sz w:val="18"/>
                <w:szCs w:val="24"/>
              </w:rPr>
              <w:t xml:space="preserve">All </w:t>
            </w:r>
            <w:del w:id="111" w:author="Jeremy Brown" w:date="2026-03-05T10:02:00Z" w16du:dateUtc="2026-03-05T15:02:00Z">
              <w:r w:rsidRPr="00082018" w:rsidDel="0031779A">
                <w:rPr>
                  <w:rFonts w:ascii="Arial" w:eastAsia="Arial" w:hAnsi="Arial" w:cs="Arial"/>
                  <w:sz w:val="18"/>
                  <w:szCs w:val="24"/>
                </w:rPr>
                <w:delText xml:space="preserve">6 </w:delText>
              </w:r>
            </w:del>
            <w:r w:rsidRPr="00082018">
              <w:rPr>
                <w:rFonts w:ascii="Arial" w:eastAsia="Arial" w:hAnsi="Arial" w:cs="Arial"/>
                <w:sz w:val="18"/>
                <w:szCs w:val="24"/>
              </w:rPr>
              <w:t xml:space="preserve">servos identified and wired to Arduino Mega. </w:t>
            </w:r>
            <w:del w:id="112" w:author="Jeremy Brown" w:date="2026-03-05T10:03:00Z" w16du:dateUtc="2026-03-05T15:03:00Z">
              <w:r w:rsidRPr="00082018" w:rsidDel="001846DF">
                <w:rPr>
                  <w:rFonts w:ascii="Arial" w:eastAsia="Arial" w:hAnsi="Arial" w:cs="Arial"/>
                  <w:sz w:val="18"/>
                  <w:szCs w:val="24"/>
                </w:rPr>
                <w:delText xml:space="preserve">Servos </w:delText>
              </w:r>
            </w:del>
            <w:ins w:id="113" w:author="Jeremy Brown" w:date="2026-03-05T10:03:00Z" w16du:dateUtc="2026-03-05T15:03:00Z">
              <w:r w:rsidR="001846DF">
                <w:rPr>
                  <w:rFonts w:ascii="Arial" w:eastAsia="Arial" w:hAnsi="Arial" w:cs="Arial"/>
                  <w:sz w:val="18"/>
                  <w:szCs w:val="24"/>
                </w:rPr>
                <w:t>Arm</w:t>
              </w:r>
              <w:r w:rsidR="001846DF" w:rsidRPr="00082018">
                <w:rPr>
                  <w:rFonts w:ascii="Arial" w:eastAsia="Arial" w:hAnsi="Arial" w:cs="Arial"/>
                  <w:sz w:val="18"/>
                  <w:szCs w:val="24"/>
                </w:rPr>
                <w:t xml:space="preserve"> </w:t>
              </w:r>
            </w:ins>
            <w:del w:id="114" w:author="Jeremy Brown" w:date="2026-03-05T10:03:00Z" w16du:dateUtc="2026-03-05T15:03:00Z">
              <w:r w:rsidRPr="00082018" w:rsidDel="001846DF">
                <w:rPr>
                  <w:rFonts w:ascii="Arial" w:eastAsia="Arial" w:hAnsi="Arial" w:cs="Arial"/>
                  <w:sz w:val="18"/>
                  <w:szCs w:val="24"/>
                </w:rPr>
                <w:delText xml:space="preserve">1–3 </w:delText>
              </w:r>
            </w:del>
            <w:r w:rsidRPr="00082018">
              <w:rPr>
                <w:rFonts w:ascii="Arial" w:eastAsia="Arial" w:hAnsi="Arial" w:cs="Arial"/>
                <w:sz w:val="18"/>
                <w:szCs w:val="24"/>
              </w:rPr>
              <w:t>tested for range of motion</w:t>
            </w:r>
            <w:ins w:id="115" w:author="Jeremy Brown" w:date="2026-03-05T10:03:00Z" w16du:dateUtc="2026-03-05T15:03:00Z">
              <w:r w:rsidR="00475BAD">
                <w:rPr>
                  <w:rFonts w:ascii="Arial" w:eastAsia="Arial" w:hAnsi="Arial" w:cs="Arial"/>
                  <w:sz w:val="18"/>
                  <w:szCs w:val="24"/>
                </w:rPr>
                <w:t xml:space="preserve"> by i</w:t>
              </w:r>
            </w:ins>
            <w:ins w:id="116" w:author="Jeremy Brown" w:date="2026-03-05T10:04:00Z" w16du:dateUtc="2026-03-05T15:04:00Z">
              <w:r w:rsidR="00475BAD">
                <w:rPr>
                  <w:rFonts w:ascii="Arial" w:eastAsia="Arial" w:hAnsi="Arial" w:cs="Arial"/>
                  <w:sz w:val="18"/>
                  <w:szCs w:val="24"/>
                </w:rPr>
                <w:t>ndividually testing each servo</w:t>
              </w:r>
            </w:ins>
            <w:r w:rsidRPr="00082018">
              <w:rPr>
                <w:rFonts w:ascii="Arial" w:eastAsia="Arial" w:hAnsi="Arial" w:cs="Arial"/>
                <w:sz w:val="18"/>
                <w:szCs w:val="24"/>
              </w:rPr>
              <w:t xml:space="preserve"> </w:t>
            </w:r>
            <w:del w:id="117" w:author="Jeremy Brown" w:date="2026-03-05T10:03:00Z" w16du:dateUtc="2026-03-05T15:03:00Z">
              <w:r w:rsidRPr="00082018" w:rsidDel="001846DF">
                <w:rPr>
                  <w:rFonts w:ascii="Arial" w:eastAsia="Arial" w:hAnsi="Arial" w:cs="Arial"/>
                  <w:sz w:val="18"/>
                  <w:szCs w:val="24"/>
                </w:rPr>
                <w:delText>individually</w:delText>
              </w:r>
            </w:del>
            <w:r w:rsidRPr="00082018">
              <w:rPr>
                <w:rFonts w:ascii="Arial" w:eastAsia="Arial" w:hAnsi="Arial" w:cs="Arial"/>
                <w:sz w:val="18"/>
                <w:szCs w:val="24"/>
              </w:rPr>
              <w:t>. Team must confirm and document final servo count decision by end of Day 1.</w:t>
            </w:r>
          </w:p>
        </w:tc>
      </w:tr>
      <w:tr w:rsidR="006D0F87" w:rsidRPr="00082018" w14:paraId="68B81719"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488CEC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2 HR3 (Hard Deadline)</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F70E2C3" w14:textId="5B0D522C" w:rsidR="006D0F87" w:rsidRPr="00082018" w:rsidRDefault="00000000">
            <w:pPr>
              <w:spacing w:before="20" w:after="20" w:line="240" w:lineRule="auto"/>
              <w:rPr>
                <w:sz w:val="28"/>
                <w:szCs w:val="28"/>
              </w:rPr>
            </w:pPr>
            <w:del w:id="118" w:author="Jeremy Brown" w:date="2026-03-05T10:02:00Z" w16du:dateUtc="2026-03-05T15:02:00Z">
              <w:r w:rsidRPr="00082018" w:rsidDel="0031779A">
                <w:rPr>
                  <w:rFonts w:ascii="Arial" w:eastAsia="Arial" w:hAnsi="Arial" w:cs="Arial"/>
                  <w:sz w:val="18"/>
                  <w:szCs w:val="24"/>
                </w:rPr>
                <w:delText>All 6 DOF moving under</w:delText>
              </w:r>
            </w:del>
            <w:ins w:id="119" w:author="Jeremy Brown" w:date="2026-03-05T10:02:00Z" w16du:dateUtc="2026-03-05T15:02:00Z">
              <w:r w:rsidR="0031779A">
                <w:rPr>
                  <w:rFonts w:ascii="Arial" w:eastAsia="Arial" w:hAnsi="Arial" w:cs="Arial"/>
                  <w:sz w:val="18"/>
                  <w:szCs w:val="24"/>
                </w:rPr>
                <w:t>The arm moves through</w:t>
              </w:r>
            </w:ins>
            <w:r w:rsidRPr="00082018">
              <w:rPr>
                <w:rFonts w:ascii="Arial" w:eastAsia="Arial" w:hAnsi="Arial" w:cs="Arial"/>
                <w:sz w:val="18"/>
                <w:szCs w:val="24"/>
              </w:rPr>
              <w:t xml:space="preserve"> code control. If not: swap to pre-wired arm or reduce to </w:t>
            </w:r>
            <w:del w:id="120" w:author="Jeremy Brown" w:date="2026-03-05T10:03:00Z" w16du:dateUtc="2026-03-05T15:03:00Z">
              <w:r w:rsidRPr="00082018" w:rsidDel="001846DF">
                <w:rPr>
                  <w:rFonts w:ascii="Arial" w:eastAsia="Arial" w:hAnsi="Arial" w:cs="Arial"/>
                  <w:sz w:val="18"/>
                  <w:szCs w:val="24"/>
                </w:rPr>
                <w:delText xml:space="preserve">3 DOF </w:delText>
              </w:r>
            </w:del>
            <w:r w:rsidRPr="00082018">
              <w:rPr>
                <w:rFonts w:ascii="Arial" w:eastAsia="Arial" w:hAnsi="Arial" w:cs="Arial"/>
                <w:sz w:val="18"/>
                <w:szCs w:val="24"/>
              </w:rPr>
              <w:t>minimum</w:t>
            </w:r>
            <w:ins w:id="121" w:author="Jeremy Brown" w:date="2026-03-05T10:03:00Z" w16du:dateUtc="2026-03-05T15:03:00Z">
              <w:r w:rsidR="001846DF">
                <w:rPr>
                  <w:rFonts w:ascii="Arial" w:eastAsia="Arial" w:hAnsi="Arial" w:cs="Arial"/>
                  <w:sz w:val="18"/>
                  <w:szCs w:val="24"/>
                </w:rPr>
                <w:t xml:space="preserve"> viable servos</w:t>
              </w:r>
            </w:ins>
            <w:r w:rsidRPr="00082018">
              <w:rPr>
                <w:rFonts w:ascii="Arial" w:eastAsia="Arial" w:hAnsi="Arial" w:cs="Arial"/>
                <w:sz w:val="18"/>
                <w:szCs w:val="24"/>
              </w:rPr>
              <w:t>.</w:t>
            </w:r>
          </w:p>
        </w:tc>
      </w:tr>
      <w:tr w:rsidR="006D0F87" w:rsidRPr="00082018" w14:paraId="0A3DD0AE"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95B062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2</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406F6FB" w14:textId="596B967C" w:rsidR="006D0F87" w:rsidRPr="00082018" w:rsidRDefault="00000000">
            <w:pPr>
              <w:spacing w:before="20" w:after="20" w:line="240" w:lineRule="auto"/>
              <w:rPr>
                <w:sz w:val="28"/>
                <w:szCs w:val="28"/>
              </w:rPr>
            </w:pPr>
            <w:r w:rsidRPr="00082018">
              <w:rPr>
                <w:rFonts w:ascii="Arial" w:eastAsia="Arial" w:hAnsi="Arial" w:cs="Arial"/>
                <w:sz w:val="18"/>
                <w:szCs w:val="24"/>
              </w:rPr>
              <w:t xml:space="preserve">Arm mounted on tank. All </w:t>
            </w:r>
            <w:del w:id="122" w:author="Jeremy Brown" w:date="2026-03-05T10:04:00Z" w16du:dateUtc="2026-03-05T15:04:00Z">
              <w:r w:rsidRPr="00082018" w:rsidDel="00475BAD">
                <w:rPr>
                  <w:rFonts w:ascii="Arial" w:eastAsia="Arial" w:hAnsi="Arial" w:cs="Arial"/>
                  <w:sz w:val="18"/>
                  <w:szCs w:val="24"/>
                </w:rPr>
                <w:delText>6 DOF</w:delText>
              </w:r>
            </w:del>
            <w:ins w:id="123" w:author="Jeremy Brown" w:date="2026-03-05T10:04:00Z" w16du:dateUtc="2026-03-05T15:04:00Z">
              <w:r w:rsidR="00475BAD">
                <w:rPr>
                  <w:rFonts w:ascii="Arial" w:eastAsia="Arial" w:hAnsi="Arial" w:cs="Arial"/>
                  <w:sz w:val="18"/>
                  <w:szCs w:val="24"/>
                </w:rPr>
                <w:t>servos</w:t>
              </w:r>
            </w:ins>
            <w:r w:rsidRPr="00082018">
              <w:rPr>
                <w:rFonts w:ascii="Arial" w:eastAsia="Arial" w:hAnsi="Arial" w:cs="Arial"/>
                <w:sz w:val="18"/>
                <w:szCs w:val="24"/>
              </w:rPr>
              <w:t xml:space="preserve"> responding to code. Remote arm control via GUI confirmed by HR7.</w:t>
            </w:r>
          </w:p>
        </w:tc>
      </w:tr>
      <w:tr w:rsidR="006D0F87" w:rsidRPr="00082018" w14:paraId="7476E8F5"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07B605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3 Mission Ready</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82C3EE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Preset positions locked for valve engagement. Dress rehearsal passed. Arm reached valve position.</w:t>
            </w:r>
          </w:p>
        </w:tc>
      </w:tr>
    </w:tbl>
    <w:p w14:paraId="10D3E2B3" w14:textId="77777777" w:rsidR="006D0F87" w:rsidRPr="00082018" w:rsidRDefault="006D0F87">
      <w:pPr>
        <w:spacing w:after="0" w:line="240" w:lineRule="auto"/>
        <w:rPr>
          <w:sz w:val="28"/>
          <w:szCs w:val="28"/>
        </w:rPr>
      </w:pPr>
    </w:p>
    <w:p w14:paraId="2BACA740"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Verification Checks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0D18585F"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998FAE6"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CDE0952" w14:textId="49B0DFEE" w:rsidR="006D0F87" w:rsidRPr="00082018" w:rsidRDefault="00000000">
            <w:pPr>
              <w:spacing w:before="20" w:after="20" w:line="240" w:lineRule="auto"/>
              <w:rPr>
                <w:sz w:val="28"/>
                <w:szCs w:val="28"/>
              </w:rPr>
            </w:pPr>
            <w:r w:rsidRPr="00082018">
              <w:rPr>
                <w:rFonts w:ascii="Arial" w:eastAsia="Arial" w:hAnsi="Arial" w:cs="Arial"/>
                <w:sz w:val="18"/>
                <w:szCs w:val="28"/>
              </w:rPr>
              <w:t xml:space="preserve">Do servos </w:t>
            </w:r>
            <w:del w:id="124" w:author="Jeremy Brown" w:date="2026-03-05T10:04:00Z" w16du:dateUtc="2026-03-05T15:04:00Z">
              <w:r w:rsidRPr="00082018" w:rsidDel="00475BAD">
                <w:rPr>
                  <w:rFonts w:ascii="Arial" w:eastAsia="Arial" w:hAnsi="Arial" w:cs="Arial"/>
                  <w:sz w:val="18"/>
                  <w:szCs w:val="28"/>
                </w:rPr>
                <w:delText xml:space="preserve">1–3 </w:delText>
              </w:r>
            </w:del>
            <w:r w:rsidRPr="00082018">
              <w:rPr>
                <w:rFonts w:ascii="Arial" w:eastAsia="Arial" w:hAnsi="Arial" w:cs="Arial"/>
                <w:sz w:val="18"/>
                <w:szCs w:val="28"/>
              </w:rPr>
              <w:t>respond to Arduino commands? (Day 1)</w:t>
            </w:r>
          </w:p>
        </w:tc>
      </w:tr>
      <w:tr w:rsidR="006D0F87" w:rsidRPr="00082018" w14:paraId="266812BF"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A02F638"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EACCE02" w14:textId="02083AE1" w:rsidR="006D0F87" w:rsidRPr="00082018" w:rsidRDefault="00000000">
            <w:pPr>
              <w:spacing w:before="20" w:after="20" w:line="240" w:lineRule="auto"/>
              <w:rPr>
                <w:sz w:val="28"/>
                <w:szCs w:val="28"/>
              </w:rPr>
            </w:pPr>
            <w:r w:rsidRPr="00082018">
              <w:rPr>
                <w:rFonts w:ascii="Arial" w:eastAsia="Arial" w:hAnsi="Arial" w:cs="Arial"/>
                <w:sz w:val="18"/>
                <w:szCs w:val="28"/>
              </w:rPr>
              <w:t xml:space="preserve">All </w:t>
            </w:r>
            <w:del w:id="125" w:author="Jeremy Brown" w:date="2026-03-05T10:04:00Z" w16du:dateUtc="2026-03-05T15:04:00Z">
              <w:r w:rsidRPr="00082018" w:rsidDel="00475BAD">
                <w:rPr>
                  <w:rFonts w:ascii="Arial" w:eastAsia="Arial" w:hAnsi="Arial" w:cs="Arial"/>
                  <w:sz w:val="18"/>
                  <w:szCs w:val="28"/>
                </w:rPr>
                <w:delText>6 DOF</w:delText>
              </w:r>
            </w:del>
            <w:ins w:id="126" w:author="Jeremy Brown" w:date="2026-03-05T10:04:00Z" w16du:dateUtc="2026-03-05T15:04:00Z">
              <w:r w:rsidR="00475BAD">
                <w:rPr>
                  <w:rFonts w:ascii="Arial" w:eastAsia="Arial" w:hAnsi="Arial" w:cs="Arial"/>
                  <w:sz w:val="18"/>
                  <w:szCs w:val="28"/>
                </w:rPr>
                <w:t>servos</w:t>
              </w:r>
            </w:ins>
            <w:r w:rsidRPr="00082018">
              <w:rPr>
                <w:rFonts w:ascii="Arial" w:eastAsia="Arial" w:hAnsi="Arial" w:cs="Arial"/>
                <w:sz w:val="18"/>
                <w:szCs w:val="28"/>
              </w:rPr>
              <w:t xml:space="preserve"> moving under code? (Day 2 HR3)</w:t>
            </w:r>
          </w:p>
        </w:tc>
      </w:tr>
      <w:tr w:rsidR="006D0F87" w:rsidRPr="00082018" w14:paraId="1B462E74"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1A3F212"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98A575D"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Can Pilot move Kelsey's arm via GUI from AU station? (Day 2 HR7)</w:t>
            </w:r>
          </w:p>
        </w:tc>
      </w:tr>
      <w:tr w:rsidR="006D0F87" w:rsidRPr="00082018" w14:paraId="1BBC2E62"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E70E8CC"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C9FDBB2"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Arm reached valve position in dress rehearsal (Day 3)</w:t>
            </w:r>
          </w:p>
        </w:tc>
      </w:tr>
    </w:tbl>
    <w:p w14:paraId="1D4C1CAD" w14:textId="77777777" w:rsidR="006D0F87" w:rsidRPr="00082018" w:rsidRDefault="006D0F87">
      <w:pPr>
        <w:spacing w:after="0" w:line="240" w:lineRule="auto"/>
        <w:rPr>
          <w:sz w:val="28"/>
          <w:szCs w:val="28"/>
        </w:rPr>
      </w:pPr>
    </w:p>
    <w:p w14:paraId="0BF4DFBC" w14:textId="16348C4C" w:rsidR="006D0F87" w:rsidRPr="00082018" w:rsidRDefault="00000000">
      <w:pPr>
        <w:pStyle w:val="Heading2"/>
        <w:pBdr>
          <w:bottom w:val="single" w:sz="4" w:space="1" w:color="C0392B"/>
        </w:pBdr>
        <w:spacing w:before="60" w:after="20" w:line="240" w:lineRule="auto"/>
        <w:rPr>
          <w:sz w:val="32"/>
          <w:szCs w:val="32"/>
        </w:rPr>
      </w:pPr>
      <w:commentRangeStart w:id="127"/>
      <w:del w:id="128" w:author="Jeremy Brown" w:date="2026-03-05T10:08:00Z" w16du:dateUtc="2026-03-05T15:08:00Z">
        <w:r w:rsidRPr="00082018" w:rsidDel="00C16A55">
          <w:rPr>
            <w:rFonts w:ascii="Arial" w:eastAsia="Arial" w:hAnsi="Arial" w:cs="Arial"/>
            <w:color w:val="C0392B"/>
            <w:sz w:val="20"/>
            <w:szCs w:val="36"/>
          </w:rPr>
          <w:delText>Servo Power Wiring — Do This First</w:delText>
        </w:r>
      </w:del>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8"/>
        <w:gridCol w:w="6762"/>
      </w:tblGrid>
      <w:tr w:rsidR="006D0F87" w:rsidRPr="00082018" w14:paraId="743435BC" w14:textId="77777777">
        <w:tc>
          <w:tcPr>
            <w:tcW w:w="4038"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4C37DC54"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Rule</w:t>
            </w:r>
          </w:p>
        </w:tc>
        <w:tc>
          <w:tcPr>
            <w:tcW w:w="6761"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160C62BA"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Detail</w:t>
            </w:r>
          </w:p>
        </w:tc>
      </w:tr>
      <w:tr w:rsidR="006D0F87" w:rsidRPr="00082018" w14:paraId="0DE1941A" w14:textId="77777777">
        <w:tc>
          <w:tcPr>
            <w:tcW w:w="40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1FE6808" w14:textId="1B2EA486" w:rsidR="006D0F87" w:rsidRPr="00082018" w:rsidRDefault="00000000">
            <w:pPr>
              <w:spacing w:before="20" w:after="20" w:line="240" w:lineRule="auto"/>
              <w:rPr>
                <w:sz w:val="28"/>
                <w:szCs w:val="28"/>
              </w:rPr>
            </w:pPr>
            <w:del w:id="129" w:author="Jeremy Brown" w:date="2026-03-05T10:08:00Z" w16du:dateUtc="2026-03-05T15:08:00Z">
              <w:r w:rsidRPr="00082018" w:rsidDel="00C16A55">
                <w:rPr>
                  <w:rFonts w:ascii="Arial" w:eastAsia="Arial" w:hAnsi="Arial" w:cs="Arial"/>
                  <w:sz w:val="18"/>
                  <w:szCs w:val="24"/>
                </w:rPr>
                <w:delText>Power source</w:delText>
              </w:r>
            </w:del>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7E9C2C3" w14:textId="46CC0027" w:rsidR="006D0F87" w:rsidRPr="00082018" w:rsidRDefault="00000000">
            <w:pPr>
              <w:spacing w:before="20" w:after="20" w:line="240" w:lineRule="auto"/>
              <w:rPr>
                <w:sz w:val="28"/>
                <w:szCs w:val="28"/>
              </w:rPr>
            </w:pPr>
            <w:del w:id="130" w:author="Jeremy Brown" w:date="2026-03-05T10:08:00Z" w16du:dateUtc="2026-03-05T15:08:00Z">
              <w:r w:rsidRPr="00082018" w:rsidDel="00C16A55">
                <w:rPr>
                  <w:rFonts w:ascii="Arial" w:eastAsia="Arial" w:hAnsi="Arial" w:cs="Arial"/>
                  <w:sz w:val="18"/>
                  <w:szCs w:val="24"/>
                </w:rPr>
                <w:delText xml:space="preserve">Dedicated 5V 5A+ BEC </w:delText>
              </w:r>
            </w:del>
            <w:del w:id="131" w:author="Jeremy Brown" w:date="2026-03-05T10:05:00Z" w16du:dateUtc="2026-03-05T15:05:00Z">
              <w:r w:rsidRPr="00082018" w:rsidDel="006327D0">
                <w:rPr>
                  <w:rFonts w:ascii="Arial" w:eastAsia="Arial" w:hAnsi="Arial" w:cs="Arial"/>
                  <w:sz w:val="18"/>
                  <w:szCs w:val="24"/>
                </w:rPr>
                <w:delText>or PSU — never Arduino/Pi pins</w:delText>
              </w:r>
            </w:del>
          </w:p>
        </w:tc>
      </w:tr>
      <w:tr w:rsidR="006D0F87" w:rsidRPr="00082018" w14:paraId="3369EF13" w14:textId="77777777">
        <w:tc>
          <w:tcPr>
            <w:tcW w:w="40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1FB5415" w14:textId="2624F554" w:rsidR="006D0F87" w:rsidRPr="00082018" w:rsidRDefault="00000000">
            <w:pPr>
              <w:spacing w:before="20" w:after="20" w:line="240" w:lineRule="auto"/>
              <w:rPr>
                <w:sz w:val="28"/>
                <w:szCs w:val="28"/>
              </w:rPr>
            </w:pPr>
            <w:del w:id="132" w:author="Jeremy Brown" w:date="2026-03-05T10:05:00Z" w16du:dateUtc="2026-03-05T15:05:00Z">
              <w:r w:rsidRPr="00082018" w:rsidDel="006327D0">
                <w:rPr>
                  <w:rFonts w:ascii="Arial" w:eastAsia="Arial" w:hAnsi="Arial" w:cs="Arial"/>
                  <w:sz w:val="18"/>
                  <w:szCs w:val="24"/>
                </w:rPr>
                <w:delText>Common ground</w:delText>
              </w:r>
            </w:del>
          </w:p>
        </w:tc>
        <w:tc>
          <w:tcPr>
            <w:tcW w:w="67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41D56AAB" w14:textId="3E7279CD" w:rsidR="006D0F87" w:rsidRPr="00082018" w:rsidRDefault="00000000">
            <w:pPr>
              <w:spacing w:before="20" w:after="20" w:line="240" w:lineRule="auto"/>
              <w:rPr>
                <w:sz w:val="28"/>
                <w:szCs w:val="28"/>
              </w:rPr>
            </w:pPr>
            <w:del w:id="133" w:author="Jeremy Brown" w:date="2026-03-05T10:05:00Z" w16du:dateUtc="2026-03-05T15:05:00Z">
              <w:r w:rsidRPr="00082018" w:rsidDel="006327D0">
                <w:rPr>
                  <w:rFonts w:ascii="Arial" w:eastAsia="Arial" w:hAnsi="Arial" w:cs="Arial"/>
                  <w:sz w:val="18"/>
                  <w:szCs w:val="24"/>
                </w:rPr>
                <w:delText>GND of servo supply must connect to buck converter GND</w:delText>
              </w:r>
            </w:del>
          </w:p>
        </w:tc>
      </w:tr>
      <w:tr w:rsidR="006D0F87" w:rsidRPr="00082018" w14:paraId="20937489" w14:textId="77777777">
        <w:tc>
          <w:tcPr>
            <w:tcW w:w="40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205744A" w14:textId="76E5561F" w:rsidR="006D0F87" w:rsidRPr="00082018" w:rsidRDefault="00000000">
            <w:pPr>
              <w:spacing w:before="20" w:after="20" w:line="240" w:lineRule="auto"/>
              <w:rPr>
                <w:sz w:val="28"/>
                <w:szCs w:val="28"/>
              </w:rPr>
            </w:pPr>
            <w:del w:id="134" w:author="Jeremy Brown" w:date="2026-03-05T10:08:00Z" w16du:dateUtc="2026-03-05T15:08:00Z">
              <w:r w:rsidRPr="00082018" w:rsidDel="00C16A55">
                <w:rPr>
                  <w:rFonts w:ascii="Arial" w:eastAsia="Arial" w:hAnsi="Arial" w:cs="Arial"/>
                  <w:sz w:val="18"/>
                  <w:szCs w:val="24"/>
                </w:rPr>
                <w:delText>Signal wire</w:delText>
              </w:r>
            </w:del>
          </w:p>
        </w:tc>
        <w:tc>
          <w:tcPr>
            <w:tcW w:w="67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64AD9D5" w14:textId="676A5FAD" w:rsidR="006D0F87" w:rsidRPr="00082018" w:rsidRDefault="00000000">
            <w:pPr>
              <w:spacing w:before="20" w:after="20" w:line="240" w:lineRule="auto"/>
              <w:rPr>
                <w:sz w:val="28"/>
                <w:szCs w:val="28"/>
              </w:rPr>
            </w:pPr>
            <w:del w:id="135" w:author="Jeremy Brown" w:date="2026-03-05T10:08:00Z" w16du:dateUtc="2026-03-05T15:08:00Z">
              <w:r w:rsidRPr="00082018" w:rsidDel="00C16A55">
                <w:rPr>
                  <w:rFonts w:ascii="Arial" w:eastAsia="Arial" w:hAnsi="Arial" w:cs="Arial"/>
                  <w:sz w:val="18"/>
                  <w:szCs w:val="24"/>
                </w:rPr>
                <w:delText xml:space="preserve">Arduino PWM pin to servo signal wire </w:delText>
              </w:r>
            </w:del>
            <w:del w:id="136" w:author="Jeremy Brown" w:date="2026-03-05T10:07:00Z" w16du:dateUtc="2026-03-05T15:07:00Z">
              <w:r w:rsidRPr="00082018" w:rsidDel="00043270">
                <w:rPr>
                  <w:rFonts w:ascii="Arial" w:eastAsia="Arial" w:hAnsi="Arial" w:cs="Arial"/>
                  <w:sz w:val="18"/>
                  <w:szCs w:val="24"/>
                </w:rPr>
                <w:delText>only</w:delText>
              </w:r>
            </w:del>
          </w:p>
        </w:tc>
      </w:tr>
      <w:tr w:rsidR="006D0F87" w:rsidRPr="00082018" w14:paraId="49326523" w14:textId="77777777">
        <w:tc>
          <w:tcPr>
            <w:tcW w:w="40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3EA6012" w14:textId="633B01E9" w:rsidR="006D0F87" w:rsidRPr="00082018" w:rsidRDefault="00000000">
            <w:pPr>
              <w:spacing w:before="20" w:after="20" w:line="240" w:lineRule="auto"/>
              <w:rPr>
                <w:sz w:val="28"/>
                <w:szCs w:val="28"/>
              </w:rPr>
            </w:pPr>
            <w:del w:id="137" w:author="Jeremy Brown" w:date="2026-03-05T10:08:00Z" w16du:dateUtc="2026-03-05T15:08:00Z">
              <w:r w:rsidRPr="00082018" w:rsidDel="00C16A55">
                <w:rPr>
                  <w:rFonts w:ascii="Arial" w:eastAsia="Arial" w:hAnsi="Arial" w:cs="Arial"/>
                  <w:sz w:val="18"/>
                  <w:szCs w:val="24"/>
                </w:rPr>
                <w:delText>Load test</w:delText>
              </w:r>
            </w:del>
          </w:p>
        </w:tc>
        <w:tc>
          <w:tcPr>
            <w:tcW w:w="67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1746422" w14:textId="5725E124" w:rsidR="006D0F87" w:rsidRPr="00082018" w:rsidRDefault="00000000">
            <w:pPr>
              <w:spacing w:before="20" w:after="20" w:line="240" w:lineRule="auto"/>
              <w:rPr>
                <w:sz w:val="28"/>
                <w:szCs w:val="28"/>
              </w:rPr>
            </w:pPr>
            <w:del w:id="138" w:author="Jeremy Brown" w:date="2026-03-05T10:08:00Z" w16du:dateUtc="2026-03-05T15:08:00Z">
              <w:r w:rsidRPr="00082018" w:rsidDel="00C16A55">
                <w:rPr>
                  <w:rFonts w:ascii="Arial" w:eastAsia="Arial" w:hAnsi="Arial" w:cs="Arial"/>
                  <w:sz w:val="18"/>
                  <w:szCs w:val="24"/>
                </w:rPr>
                <w:delText>Run all servos simultaneously before declaring power stable</w:delText>
              </w:r>
            </w:del>
          </w:p>
        </w:tc>
      </w:tr>
    </w:tbl>
    <w:commentRangeEnd w:id="127"/>
    <w:p w14:paraId="2D5EC210" w14:textId="77777777" w:rsidR="006D0F87" w:rsidRPr="00082018" w:rsidRDefault="008511AA">
      <w:pPr>
        <w:spacing w:after="0" w:line="240" w:lineRule="auto"/>
        <w:rPr>
          <w:sz w:val="28"/>
          <w:szCs w:val="28"/>
        </w:rPr>
      </w:pPr>
      <w:r>
        <w:rPr>
          <w:rStyle w:val="CommentReference"/>
        </w:rPr>
        <w:commentReference w:id="127"/>
      </w:r>
    </w:p>
    <w:p w14:paraId="2747AB31"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1 Build Sequence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9647"/>
      </w:tblGrid>
      <w:tr w:rsidR="006D0F87" w:rsidRPr="00082018" w14:paraId="7FBADCB9" w14:textId="77777777">
        <w:tc>
          <w:tcPr>
            <w:tcW w:w="1153"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37F464E"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Step</w:t>
            </w:r>
          </w:p>
        </w:tc>
        <w:tc>
          <w:tcPr>
            <w:tcW w:w="9646"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44B8C719"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Task</w:t>
            </w:r>
          </w:p>
        </w:tc>
      </w:tr>
      <w:tr w:rsidR="006D0F87" w:rsidRPr="00082018" w14:paraId="05CFBB7D"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EB2B2D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1</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88307D1" w14:textId="536A859F" w:rsidR="006D0F87" w:rsidRPr="00082018" w:rsidRDefault="00000000">
            <w:pPr>
              <w:spacing w:before="20" w:after="20" w:line="240" w:lineRule="auto"/>
              <w:rPr>
                <w:sz w:val="28"/>
                <w:szCs w:val="28"/>
              </w:rPr>
            </w:pPr>
            <w:r w:rsidRPr="00082018">
              <w:rPr>
                <w:rFonts w:ascii="Arial" w:eastAsia="Arial" w:hAnsi="Arial" w:cs="Arial"/>
                <w:sz w:val="18"/>
                <w:szCs w:val="24"/>
              </w:rPr>
              <w:t xml:space="preserve">Label servos </w:t>
            </w:r>
            <w:del w:id="139" w:author="Jeremy Brown" w:date="2026-03-05T10:09:00Z" w16du:dateUtc="2026-03-05T15:09:00Z">
              <w:r w:rsidRPr="00082018" w:rsidDel="00D9693F">
                <w:rPr>
                  <w:rFonts w:ascii="Arial" w:eastAsia="Arial" w:hAnsi="Arial" w:cs="Arial"/>
                  <w:sz w:val="18"/>
                  <w:szCs w:val="24"/>
                </w:rPr>
                <w:delText xml:space="preserve">1–6 </w:delText>
              </w:r>
            </w:del>
            <w:r w:rsidRPr="00082018">
              <w:rPr>
                <w:rFonts w:ascii="Arial" w:eastAsia="Arial" w:hAnsi="Arial" w:cs="Arial"/>
                <w:sz w:val="18"/>
                <w:szCs w:val="24"/>
              </w:rPr>
              <w:t>per joint</w:t>
            </w:r>
            <w:del w:id="140" w:author="Jeremy Brown" w:date="2026-03-05T10:09:00Z" w16du:dateUtc="2026-03-05T15:09:00Z">
              <w:r w:rsidRPr="00082018" w:rsidDel="00D9693F">
                <w:rPr>
                  <w:rFonts w:ascii="Arial" w:eastAsia="Arial" w:hAnsi="Arial" w:cs="Arial"/>
                  <w:sz w:val="18"/>
                  <w:szCs w:val="24"/>
                </w:rPr>
                <w:delText>: base rotation, shoulder, elbow, wrist pitch, wrist roll, gripper</w:delText>
              </w:r>
            </w:del>
            <w:r w:rsidRPr="00082018">
              <w:rPr>
                <w:rFonts w:ascii="Arial" w:eastAsia="Arial" w:hAnsi="Arial" w:cs="Arial"/>
                <w:sz w:val="18"/>
                <w:szCs w:val="24"/>
              </w:rPr>
              <w:t>. Map each to a dedicated Arduino Mega PWM pin (D2–D13)</w:t>
            </w:r>
            <w:ins w:id="141" w:author="Jeremy Brown" w:date="2026-03-05T10:19:00Z" w16du:dateUtc="2026-03-05T15:19:00Z">
              <w:r w:rsidR="009828E2">
                <w:rPr>
                  <w:rFonts w:ascii="Arial" w:eastAsia="Arial" w:hAnsi="Arial" w:cs="Arial"/>
                  <w:sz w:val="18"/>
                  <w:szCs w:val="24"/>
                </w:rPr>
                <w:t xml:space="preserve"> and connect</w:t>
              </w:r>
            </w:ins>
            <w:r w:rsidRPr="00082018">
              <w:rPr>
                <w:rFonts w:ascii="Arial" w:eastAsia="Arial" w:hAnsi="Arial" w:cs="Arial"/>
                <w:sz w:val="18"/>
                <w:szCs w:val="24"/>
              </w:rPr>
              <w:t>.</w:t>
            </w:r>
          </w:p>
        </w:tc>
      </w:tr>
      <w:tr w:rsidR="006D0F87" w:rsidRPr="00082018" w14:paraId="5D58AA33"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D5866B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2</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369CFE1" w14:textId="32082D38" w:rsidR="006D0F87" w:rsidRPr="00082018" w:rsidRDefault="00000000">
            <w:pPr>
              <w:spacing w:before="20" w:after="20" w:line="240" w:lineRule="auto"/>
              <w:rPr>
                <w:sz w:val="28"/>
                <w:szCs w:val="28"/>
              </w:rPr>
            </w:pPr>
            <w:commentRangeStart w:id="142"/>
            <w:del w:id="143" w:author="Jeremy Brown" w:date="2026-03-05T10:18:00Z" w16du:dateUtc="2026-03-05T15:18:00Z">
              <w:r w:rsidRPr="00082018" w:rsidDel="00724C23">
                <w:rPr>
                  <w:rFonts w:ascii="Arial" w:eastAsia="Arial" w:hAnsi="Arial" w:cs="Arial"/>
                  <w:sz w:val="18"/>
                  <w:szCs w:val="24"/>
                </w:rPr>
                <w:delText>Run servo signal wires to assigned Arduino PWM pins</w:delText>
              </w:r>
            </w:del>
            <w:commentRangeEnd w:id="142"/>
            <w:r w:rsidR="009828E2">
              <w:rPr>
                <w:rStyle w:val="CommentReference"/>
              </w:rPr>
              <w:commentReference w:id="142"/>
            </w:r>
            <w:r w:rsidRPr="00082018">
              <w:rPr>
                <w:rFonts w:ascii="Arial" w:eastAsia="Arial" w:hAnsi="Arial" w:cs="Arial"/>
                <w:sz w:val="18"/>
                <w:szCs w:val="24"/>
              </w:rPr>
              <w:t xml:space="preserve">. </w:t>
            </w:r>
            <w:commentRangeStart w:id="144"/>
            <w:del w:id="145" w:author="Jeremy Brown" w:date="2026-03-05T10:10:00Z" w16du:dateUtc="2026-03-05T15:10:00Z">
              <w:r w:rsidRPr="00082018" w:rsidDel="00B65CE5">
                <w:rPr>
                  <w:rFonts w:ascii="Arial" w:eastAsia="Arial" w:hAnsi="Arial" w:cs="Arial"/>
                  <w:sz w:val="18"/>
                  <w:szCs w:val="24"/>
                </w:rPr>
                <w:delText>Servo power (+) and GND connect to the 5V 5A+ buck converter rail — never to Arduino 5V or Pi GPIO.</w:delText>
              </w:r>
            </w:del>
            <w:commentRangeEnd w:id="144"/>
            <w:r w:rsidR="00281FA5">
              <w:rPr>
                <w:rStyle w:val="CommentReference"/>
              </w:rPr>
              <w:commentReference w:id="144"/>
            </w:r>
            <w:ins w:id="146" w:author="Jeremy Brown" w:date="2026-03-05T10:19:00Z" w16du:dateUtc="2026-03-05T15:19:00Z">
              <w:r w:rsidR="007B1234">
                <w:rPr>
                  <w:rFonts w:ascii="Arial" w:eastAsia="Arial" w:hAnsi="Arial" w:cs="Arial"/>
                  <w:sz w:val="18"/>
                  <w:szCs w:val="24"/>
                </w:rPr>
                <w:t xml:space="preserve">Decide where to mount the </w:t>
              </w:r>
              <w:r w:rsidR="003F5E16">
                <w:rPr>
                  <w:rFonts w:ascii="Arial" w:eastAsia="Arial" w:hAnsi="Arial" w:cs="Arial"/>
                  <w:sz w:val="18"/>
                  <w:szCs w:val="24"/>
                </w:rPr>
                <w:t>arm</w:t>
              </w:r>
            </w:ins>
          </w:p>
        </w:tc>
      </w:tr>
      <w:tr w:rsidR="006D0F87" w:rsidRPr="00082018" w14:paraId="6F8A6B1D"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D8660F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3</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7428F91" w14:textId="57A9CB9F" w:rsidR="006D0F87" w:rsidRPr="00082018" w:rsidRDefault="00000000">
            <w:pPr>
              <w:spacing w:before="20" w:after="20" w:line="240" w:lineRule="auto"/>
              <w:rPr>
                <w:sz w:val="28"/>
                <w:szCs w:val="28"/>
              </w:rPr>
            </w:pPr>
            <w:commentRangeStart w:id="147"/>
            <w:del w:id="148" w:author="Jeremy Brown" w:date="2026-03-05T10:16:00Z" w16du:dateUtc="2026-03-05T15:16:00Z">
              <w:r w:rsidRPr="00082018" w:rsidDel="00B2425E">
                <w:rPr>
                  <w:rFonts w:ascii="Arial" w:eastAsia="Arial" w:hAnsi="Arial" w:cs="Arial"/>
                  <w:sz w:val="18"/>
                  <w:szCs w:val="24"/>
                </w:rPr>
                <w:delText xml:space="preserve">Connect 5V 5A+ BEC/PSU to servo power rail. Tie servo PSU GND to buck converter GND (common reference). Verify </w:delText>
              </w:r>
              <w:r w:rsidRPr="00082018" w:rsidDel="00B2425E">
                <w:rPr>
                  <w:rFonts w:ascii="Arial" w:eastAsia="Arial" w:hAnsi="Arial" w:cs="Arial"/>
                  <w:sz w:val="18"/>
                  <w:szCs w:val="24"/>
                </w:rPr>
                <w:lastRenderedPageBreak/>
                <w:delText>with multimeter before applying servo power.</w:delText>
              </w:r>
            </w:del>
            <w:commentRangeEnd w:id="147"/>
            <w:r w:rsidR="00B2425E">
              <w:rPr>
                <w:rStyle w:val="CommentReference"/>
              </w:rPr>
              <w:commentReference w:id="147"/>
            </w:r>
          </w:p>
        </w:tc>
      </w:tr>
      <w:tr w:rsidR="006D0F87" w:rsidRPr="00082018" w14:paraId="3D952433"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C3C35A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lastRenderedPageBreak/>
              <w:t>4</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CE2A308" w14:textId="2469EB04" w:rsidR="006D0F87" w:rsidRPr="00082018" w:rsidRDefault="00000000">
            <w:pPr>
              <w:spacing w:before="20" w:after="20" w:line="240" w:lineRule="auto"/>
              <w:rPr>
                <w:sz w:val="28"/>
                <w:szCs w:val="28"/>
              </w:rPr>
            </w:pPr>
            <w:del w:id="149" w:author="Jeremy Brown" w:date="2026-03-05T10:17:00Z" w16du:dateUtc="2026-03-05T15:17:00Z">
              <w:r w:rsidRPr="00082018" w:rsidDel="00097066">
                <w:rPr>
                  <w:rFonts w:ascii="Arial" w:eastAsia="Arial" w:hAnsi="Arial" w:cs="Arial"/>
                  <w:sz w:val="18"/>
                  <w:szCs w:val="24"/>
                </w:rPr>
                <w:delText>Send PWM test pulses (500–2500µs) to servos 1–3 individually. Log mechanical stop positions and min/max pulse widths. Check for binding or stall current spikes on the power rail.</w:delText>
              </w:r>
            </w:del>
            <w:ins w:id="150" w:author="Jeremy Brown" w:date="2026-03-05T10:17:00Z" w16du:dateUtc="2026-03-05T15:17:00Z">
              <w:r w:rsidR="00724C23">
                <w:rPr>
                  <w:rFonts w:ascii="Arial" w:eastAsia="Arial" w:hAnsi="Arial" w:cs="Arial"/>
                  <w:sz w:val="18"/>
                  <w:szCs w:val="24"/>
                </w:rPr>
                <w:t>Establish the limits of each joint to ensure the arm will not</w:t>
              </w:r>
            </w:ins>
            <w:ins w:id="151" w:author="Jeremy Brown" w:date="2026-03-05T10:18:00Z" w16du:dateUtc="2026-03-05T15:18:00Z">
              <w:r w:rsidR="00724C23">
                <w:rPr>
                  <w:rFonts w:ascii="Arial" w:eastAsia="Arial" w:hAnsi="Arial" w:cs="Arial"/>
                  <w:sz w:val="18"/>
                  <w:szCs w:val="24"/>
                </w:rPr>
                <w:t xml:space="preserve"> damage the rest of the system</w:t>
              </w:r>
            </w:ins>
          </w:p>
        </w:tc>
      </w:tr>
      <w:tr w:rsidR="006D0F87" w:rsidRPr="00082018" w14:paraId="04F1E0F8"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D9A9E8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5</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FBF9CD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Relay arm build steps to Comms for Kelsey's build.</w:t>
            </w:r>
          </w:p>
        </w:tc>
      </w:tr>
    </w:tbl>
    <w:p w14:paraId="4E504849" w14:textId="77777777" w:rsidR="006D0F87" w:rsidRPr="00082018" w:rsidRDefault="006D0F87">
      <w:pPr>
        <w:spacing w:after="0" w:line="240" w:lineRule="auto"/>
        <w:rPr>
          <w:sz w:val="28"/>
          <w:szCs w:val="28"/>
        </w:rPr>
      </w:pPr>
    </w:p>
    <w:p w14:paraId="78F1E937"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2 Build Sequence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9647"/>
      </w:tblGrid>
      <w:tr w:rsidR="006D0F87" w:rsidRPr="00082018" w14:paraId="37B49EBC" w14:textId="77777777">
        <w:tc>
          <w:tcPr>
            <w:tcW w:w="1153"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738CD4DE"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Step</w:t>
            </w:r>
          </w:p>
        </w:tc>
        <w:tc>
          <w:tcPr>
            <w:tcW w:w="9646"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7CCF4C72"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Task</w:t>
            </w:r>
          </w:p>
        </w:tc>
      </w:tr>
      <w:tr w:rsidR="006D0F87" w:rsidRPr="00082018" w14:paraId="13D99A7C"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73A6CB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1</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76A4B5B" w14:textId="7AD0DE5C" w:rsidR="006D0F87" w:rsidRPr="00082018" w:rsidRDefault="00000000">
            <w:pPr>
              <w:spacing w:before="20" w:after="20" w:line="240" w:lineRule="auto"/>
              <w:rPr>
                <w:sz w:val="28"/>
                <w:szCs w:val="28"/>
              </w:rPr>
            </w:pPr>
            <w:r w:rsidRPr="00082018">
              <w:rPr>
                <w:rFonts w:ascii="Arial" w:eastAsia="Arial" w:hAnsi="Arial" w:cs="Arial"/>
                <w:sz w:val="18"/>
                <w:szCs w:val="24"/>
              </w:rPr>
              <w:t>Complete PWM test and range-of-motion logging for servos</w:t>
            </w:r>
            <w:del w:id="152" w:author="Jeremy Brown" w:date="2026-03-05T10:20:00Z" w16du:dateUtc="2026-03-05T15:20:00Z">
              <w:r w:rsidRPr="00082018" w:rsidDel="003F5E16">
                <w:rPr>
                  <w:rFonts w:ascii="Arial" w:eastAsia="Arial" w:hAnsi="Arial" w:cs="Arial"/>
                  <w:sz w:val="18"/>
                  <w:szCs w:val="24"/>
                </w:rPr>
                <w:delText xml:space="preserve"> 4–6</w:delText>
              </w:r>
            </w:del>
            <w:r w:rsidRPr="00082018">
              <w:rPr>
                <w:rFonts w:ascii="Arial" w:eastAsia="Arial" w:hAnsi="Arial" w:cs="Arial"/>
                <w:sz w:val="18"/>
                <w:szCs w:val="24"/>
              </w:rPr>
              <w:t xml:space="preserve">. Write </w:t>
            </w:r>
            <w:del w:id="153" w:author="Jeremy Brown" w:date="2026-03-05T10:21:00Z" w16du:dateUtc="2026-03-05T15:21:00Z">
              <w:r w:rsidRPr="00082018" w:rsidDel="0035435A">
                <w:rPr>
                  <w:rFonts w:ascii="Arial" w:eastAsia="Arial" w:hAnsi="Arial" w:cs="Arial"/>
                  <w:sz w:val="18"/>
                  <w:szCs w:val="24"/>
                </w:rPr>
                <w:delText xml:space="preserve">direct PWM or IK </w:delText>
              </w:r>
            </w:del>
            <w:r w:rsidRPr="00082018">
              <w:rPr>
                <w:rFonts w:ascii="Arial" w:eastAsia="Arial" w:hAnsi="Arial" w:cs="Arial"/>
                <w:sz w:val="18"/>
                <w:szCs w:val="24"/>
              </w:rPr>
              <w:t xml:space="preserve">control code for all </w:t>
            </w:r>
            <w:del w:id="154" w:author="Jeremy Brown" w:date="2026-03-05T10:21:00Z" w16du:dateUtc="2026-03-05T15:21:00Z">
              <w:r w:rsidRPr="00082018" w:rsidDel="0035435A">
                <w:rPr>
                  <w:rFonts w:ascii="Arial" w:eastAsia="Arial" w:hAnsi="Arial" w:cs="Arial"/>
                  <w:sz w:val="18"/>
                  <w:szCs w:val="24"/>
                </w:rPr>
                <w:delText>6 DOF</w:delText>
              </w:r>
            </w:del>
            <w:ins w:id="155" w:author="Jeremy Brown" w:date="2026-03-05T10:21:00Z" w16du:dateUtc="2026-03-05T15:21:00Z">
              <w:r w:rsidR="0035435A">
                <w:rPr>
                  <w:rFonts w:ascii="Arial" w:eastAsia="Arial" w:hAnsi="Arial" w:cs="Arial"/>
                  <w:sz w:val="18"/>
                  <w:szCs w:val="24"/>
                </w:rPr>
                <w:t>servos</w:t>
              </w:r>
            </w:ins>
            <w:r w:rsidRPr="00082018">
              <w:rPr>
                <w:rFonts w:ascii="Arial" w:eastAsia="Arial" w:hAnsi="Arial" w:cs="Arial"/>
                <w:sz w:val="18"/>
                <w:szCs w:val="24"/>
              </w:rPr>
              <w:t xml:space="preserve"> in Arduino sketch.</w:t>
            </w:r>
          </w:p>
        </w:tc>
      </w:tr>
      <w:tr w:rsidR="006D0F87" w:rsidRPr="00082018" w14:paraId="3BD7DCA9"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E0831E9"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2</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B6F6739" w14:textId="59DDECCB" w:rsidR="006D0F87" w:rsidRPr="00082018" w:rsidRDefault="00000000">
            <w:pPr>
              <w:spacing w:before="20" w:after="20" w:line="240" w:lineRule="auto"/>
              <w:rPr>
                <w:sz w:val="28"/>
                <w:szCs w:val="28"/>
              </w:rPr>
            </w:pPr>
            <w:r w:rsidRPr="00082018">
              <w:rPr>
                <w:rFonts w:ascii="Arial" w:eastAsia="Arial" w:hAnsi="Arial" w:cs="Arial"/>
                <w:sz w:val="18"/>
                <w:szCs w:val="24"/>
              </w:rPr>
              <w:t xml:space="preserve">Bolt arm base to chassis top plate. Route servo cables to avoid pinch points across full travel range. </w:t>
            </w:r>
            <w:del w:id="156" w:author="Jeremy Brown" w:date="2026-03-05T10:22:00Z" w16du:dateUtc="2026-03-05T15:22:00Z">
              <w:r w:rsidRPr="00082018" w:rsidDel="00452A34">
                <w:rPr>
                  <w:rFonts w:ascii="Arial" w:eastAsia="Arial" w:hAnsi="Arial" w:cs="Arial"/>
                  <w:sz w:val="18"/>
                  <w:szCs w:val="24"/>
                </w:rPr>
                <w:delText>Verify arm mass doesn’t induce chassis tipping at full extension.</w:delText>
              </w:r>
            </w:del>
          </w:p>
        </w:tc>
      </w:tr>
      <w:tr w:rsidR="006D0F87" w:rsidRPr="00082018" w14:paraId="7D187CD1"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33908E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3</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E1740AA" w14:textId="53955357" w:rsidR="006D0F87" w:rsidRPr="00082018" w:rsidRDefault="00000000">
            <w:pPr>
              <w:spacing w:before="20" w:after="20" w:line="240" w:lineRule="auto"/>
              <w:rPr>
                <w:sz w:val="28"/>
                <w:szCs w:val="28"/>
              </w:rPr>
            </w:pPr>
            <w:r w:rsidRPr="00082018">
              <w:rPr>
                <w:rFonts w:ascii="Arial" w:eastAsia="Arial" w:hAnsi="Arial" w:cs="Arial"/>
                <w:sz w:val="18"/>
                <w:szCs w:val="24"/>
              </w:rPr>
              <w:t xml:space="preserve">Map Pilot GUI axis controls to Arduino serial commands. Test end-to-end: GUI input → Pi serial → Arduino Mega → PWM → servo. </w:t>
            </w:r>
            <w:del w:id="157" w:author="Jeremy Brown" w:date="2026-03-05T10:22:00Z" w16du:dateUtc="2026-03-05T15:22:00Z">
              <w:r w:rsidRPr="00082018" w:rsidDel="008C4E37">
                <w:rPr>
                  <w:rFonts w:ascii="Arial" w:eastAsia="Arial" w:hAnsi="Arial" w:cs="Arial"/>
                  <w:sz w:val="18"/>
                  <w:szCs w:val="24"/>
                </w:rPr>
                <w:delText>All 6 DOF must respond.</w:delText>
              </w:r>
            </w:del>
          </w:p>
        </w:tc>
      </w:tr>
      <w:tr w:rsidR="006D0F87" w:rsidRPr="00082018" w14:paraId="637927B0"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F794D9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4</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BA1A66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 xml:space="preserve">Chief Engineer CAD session (HR2): </w:t>
            </w:r>
            <w:commentRangeStart w:id="158"/>
            <w:r w:rsidRPr="00082018">
              <w:rPr>
                <w:rFonts w:ascii="Arial" w:eastAsia="Arial" w:hAnsi="Arial" w:cs="Arial"/>
                <w:sz w:val="18"/>
                <w:szCs w:val="24"/>
              </w:rPr>
              <w:t>confirm end-effector bolt pattern, shaft diameter, and torque rating. Pass interface spec to Grip team before their CAD session.</w:t>
            </w:r>
            <w:commentRangeEnd w:id="158"/>
            <w:r w:rsidR="001B7ED2">
              <w:rPr>
                <w:rStyle w:val="CommentReference"/>
              </w:rPr>
              <w:commentReference w:id="158"/>
            </w:r>
          </w:p>
        </w:tc>
      </w:tr>
      <w:tr w:rsidR="006D0F87" w:rsidRPr="00082018" w14:paraId="5A4041F8"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9F47137"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5</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1A8227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By HR7: Pilot must move Kelsey's arm via GUI. Confirm directly.</w:t>
            </w:r>
          </w:p>
        </w:tc>
      </w:tr>
    </w:tbl>
    <w:p w14:paraId="6E2FAD38" w14:textId="77777777" w:rsidR="006D0F87" w:rsidRPr="00082018" w:rsidRDefault="006D0F87">
      <w:pPr>
        <w:spacing w:after="0" w:line="240" w:lineRule="auto"/>
        <w:rPr>
          <w:sz w:val="28"/>
          <w:szCs w:val="28"/>
        </w:rPr>
      </w:pPr>
    </w:p>
    <w:p w14:paraId="36152D4A"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Crisis: Servo Conflict or Power Spike</w:t>
      </w:r>
    </w:p>
    <w:p w14:paraId="657731BE"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 xml:space="preserve">Bring servos online one at a time. </w:t>
      </w:r>
      <w:commentRangeStart w:id="159"/>
      <w:r w:rsidRPr="00082018">
        <w:rPr>
          <w:rFonts w:ascii="Arial" w:eastAsia="Arial" w:hAnsi="Arial" w:cs="Arial"/>
          <w:sz w:val="20"/>
          <w:szCs w:val="28"/>
        </w:rPr>
        <w:t>Monitor buck converter output voltage — sag below 4.8V indicates overcurrent on the 5V rail.</w:t>
      </w:r>
      <w:commentRangeEnd w:id="159"/>
      <w:r w:rsidR="006666D5">
        <w:rPr>
          <w:rStyle w:val="CommentReference"/>
        </w:rPr>
        <w:commentReference w:id="159"/>
      </w:r>
    </w:p>
    <w:p w14:paraId="28BC3944"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If PSU voltage sags under combined load: increase PWM ramp time in code to reduce inrush, or sequence servo movements to limit simultaneous current draw.</w:t>
      </w:r>
    </w:p>
    <w:p w14:paraId="57EDA71D" w14:textId="77777777" w:rsidR="006D0F87" w:rsidRPr="00082018" w:rsidRDefault="006D0F87">
      <w:pPr>
        <w:spacing w:after="0" w:line="240" w:lineRule="auto"/>
        <w:rPr>
          <w:sz w:val="28"/>
          <w:szCs w:val="28"/>
        </w:rPr>
      </w:pPr>
    </w:p>
    <w:p w14:paraId="5330F354"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3 Mission Sequence</w:t>
      </w:r>
    </w:p>
    <w:p w14:paraId="17F3B7A8" w14:textId="760F790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 xml:space="preserve">Pre-flight: All </w:t>
      </w:r>
      <w:del w:id="160" w:author="Jeremy Brown" w:date="2026-03-05T10:28:00Z" w16du:dateUtc="2026-03-05T15:28:00Z">
        <w:r w:rsidRPr="00082018" w:rsidDel="00441BE7">
          <w:rPr>
            <w:rFonts w:ascii="Arial" w:eastAsia="Arial" w:hAnsi="Arial" w:cs="Arial"/>
            <w:sz w:val="20"/>
            <w:szCs w:val="28"/>
          </w:rPr>
          <w:delText>6 DOF</w:delText>
        </w:r>
      </w:del>
      <w:ins w:id="161" w:author="Jeremy Brown" w:date="2026-03-05T10:28:00Z" w16du:dateUtc="2026-03-05T15:28:00Z">
        <w:r w:rsidR="00441BE7">
          <w:rPr>
            <w:rFonts w:ascii="Arial" w:eastAsia="Arial" w:hAnsi="Arial" w:cs="Arial"/>
            <w:sz w:val="20"/>
            <w:szCs w:val="28"/>
          </w:rPr>
          <w:t>servos</w:t>
        </w:r>
      </w:ins>
      <w:r w:rsidRPr="00082018">
        <w:rPr>
          <w:rFonts w:ascii="Arial" w:eastAsia="Arial" w:hAnsi="Arial" w:cs="Arial"/>
          <w:sz w:val="20"/>
          <w:szCs w:val="28"/>
        </w:rPr>
        <w:t xml:space="preserve"> </w:t>
      </w:r>
      <w:del w:id="162" w:author="Jeremy Brown" w:date="2026-03-05T10:28:00Z" w16du:dateUtc="2026-03-05T15:28:00Z">
        <w:r w:rsidRPr="00082018" w:rsidDel="004D149A">
          <w:rPr>
            <w:rFonts w:ascii="Arial" w:eastAsia="Arial" w:hAnsi="Arial" w:cs="Arial"/>
            <w:sz w:val="20"/>
            <w:szCs w:val="28"/>
          </w:rPr>
          <w:delText xml:space="preserve">cycle </w:delText>
        </w:r>
      </w:del>
      <w:ins w:id="163" w:author="Jeremy Brown" w:date="2026-03-05T10:28:00Z" w16du:dateUtc="2026-03-05T15:28:00Z">
        <w:r w:rsidR="004D149A">
          <w:rPr>
            <w:rFonts w:ascii="Arial" w:eastAsia="Arial" w:hAnsi="Arial" w:cs="Arial"/>
            <w:sz w:val="20"/>
            <w:szCs w:val="28"/>
          </w:rPr>
          <w:t>move</w:t>
        </w:r>
        <w:r w:rsidR="004D149A" w:rsidRPr="00082018">
          <w:rPr>
            <w:rFonts w:ascii="Arial" w:eastAsia="Arial" w:hAnsi="Arial" w:cs="Arial"/>
            <w:sz w:val="20"/>
            <w:szCs w:val="28"/>
          </w:rPr>
          <w:t xml:space="preserve"> </w:t>
        </w:r>
      </w:ins>
      <w:r w:rsidRPr="00082018">
        <w:rPr>
          <w:rFonts w:ascii="Arial" w:eastAsia="Arial" w:hAnsi="Arial" w:cs="Arial"/>
          <w:sz w:val="20"/>
          <w:szCs w:val="28"/>
        </w:rPr>
        <w:t xml:space="preserve">via </w:t>
      </w:r>
      <w:del w:id="164" w:author="Jeremy Brown" w:date="2026-03-05T10:29:00Z" w16du:dateUtc="2026-03-05T15:29:00Z">
        <w:r w:rsidRPr="00082018" w:rsidDel="004D149A">
          <w:rPr>
            <w:rFonts w:ascii="Arial" w:eastAsia="Arial" w:hAnsi="Arial" w:cs="Arial"/>
            <w:sz w:val="20"/>
            <w:szCs w:val="28"/>
          </w:rPr>
          <w:delText xml:space="preserve">Arduino </w:delText>
        </w:r>
      </w:del>
      <w:ins w:id="165" w:author="Jeremy Brown" w:date="2026-03-05T10:29:00Z" w16du:dateUtc="2026-03-05T15:29:00Z">
        <w:r w:rsidR="004D149A">
          <w:rPr>
            <w:rFonts w:ascii="Arial" w:eastAsia="Arial" w:hAnsi="Arial" w:cs="Arial"/>
            <w:sz w:val="20"/>
            <w:szCs w:val="28"/>
          </w:rPr>
          <w:t>GUI</w:t>
        </w:r>
      </w:ins>
      <w:del w:id="166" w:author="Jeremy Brown" w:date="2026-03-05T10:33:00Z" w16du:dateUtc="2026-03-05T15:33:00Z">
        <w:r w:rsidRPr="00082018" w:rsidDel="002B7DE6">
          <w:rPr>
            <w:rFonts w:ascii="Arial" w:eastAsia="Arial" w:hAnsi="Arial" w:cs="Arial"/>
            <w:sz w:val="20"/>
            <w:szCs w:val="28"/>
          </w:rPr>
          <w:delText>— confirm with Pilot</w:delText>
        </w:r>
      </w:del>
    </w:p>
    <w:p w14:paraId="7BD96F36" w14:textId="03B55619"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 xml:space="preserve">Dress rehearsal: Arm reaches valve engagement position </w:t>
      </w:r>
      <w:del w:id="167" w:author="Jeremy Brown" w:date="2026-03-05T10:33:00Z" w16du:dateUtc="2026-03-05T15:33:00Z">
        <w:r w:rsidRPr="00082018" w:rsidDel="002B7DE6">
          <w:rPr>
            <w:rFonts w:ascii="Arial" w:eastAsia="Arial" w:hAnsi="Arial" w:cs="Arial"/>
            <w:sz w:val="20"/>
            <w:szCs w:val="28"/>
          </w:rPr>
          <w:delText>— log any differences from AU build</w:delText>
        </w:r>
      </w:del>
    </w:p>
    <w:p w14:paraId="5F8C59E2" w14:textId="3C9DAEF8" w:rsidR="006D0F87" w:rsidRPr="00082018" w:rsidDel="00380BEF" w:rsidRDefault="00000000">
      <w:pPr>
        <w:pStyle w:val="ListParagraph"/>
        <w:numPr>
          <w:ilvl w:val="0"/>
          <w:numId w:val="2"/>
        </w:numPr>
        <w:spacing w:after="20" w:line="240" w:lineRule="auto"/>
        <w:rPr>
          <w:del w:id="168" w:author="Jeremy Brown" w:date="2026-03-05T10:36:00Z" w16du:dateUtc="2026-03-05T15:36:00Z"/>
          <w:sz w:val="28"/>
          <w:szCs w:val="28"/>
        </w:rPr>
      </w:pPr>
      <w:del w:id="169" w:author="Jeremy Brown" w:date="2026-03-05T10:36:00Z" w16du:dateUtc="2026-03-05T15:36:00Z">
        <w:r w:rsidRPr="00082018" w:rsidDel="00380BEF">
          <w:rPr>
            <w:rFonts w:ascii="Arial" w:eastAsia="Arial" w:hAnsi="Arial" w:cs="Arial"/>
            <w:sz w:val="20"/>
            <w:szCs w:val="28"/>
          </w:rPr>
          <w:delText>HR6 Mission: Arm deployment → guide to engagement → activate valve device</w:delText>
        </w:r>
      </w:del>
    </w:p>
    <w:p w14:paraId="26612944"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Preset positions: Lock in Home, Approach, Engage positions before mission</w:t>
      </w:r>
    </w:p>
    <w:p w14:paraId="7878DA56" w14:textId="77777777" w:rsidR="006D0F87" w:rsidRPr="00082018" w:rsidRDefault="006D0F87">
      <w:pPr>
        <w:spacing w:after="0" w:line="240" w:lineRule="auto"/>
        <w:rPr>
          <w:sz w:val="28"/>
          <w:szCs w:val="28"/>
        </w:rPr>
      </w:pPr>
    </w:p>
    <w:p w14:paraId="4F5CFDC4"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Debrief Question (Day 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79E5B7CD"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3D803107"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Where did the arm behave differently on Kelsey's robot vs. yours? What's the lesson about specification vs. execution?</w:t>
            </w:r>
          </w:p>
        </w:tc>
      </w:tr>
    </w:tbl>
    <w:p w14:paraId="7CC920A4" w14:textId="77777777" w:rsidR="006D0F87" w:rsidRPr="00082018" w:rsidRDefault="00000000">
      <w:pPr>
        <w:spacing w:after="40" w:line="240" w:lineRule="auto"/>
        <w:rPr>
          <w:sz w:val="28"/>
          <w:szCs w:val="28"/>
        </w:rPr>
      </w:pPr>
      <w:r w:rsidRPr="00082018">
        <w:rPr>
          <w:sz w:val="20"/>
          <w:szCs w:val="28"/>
        </w:rP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567F244E" w14:textId="77777777">
        <w:tc>
          <w:tcPr>
            <w:tcW w:w="10800" w:type="dxa"/>
            <w:tcBorders>
              <w:top w:val="none" w:sz="0" w:space="0" w:color="FFFFFF"/>
              <w:left w:val="none" w:sz="0" w:space="0" w:color="FFFFFF"/>
              <w:bottom w:val="none" w:sz="0" w:space="0" w:color="FFFFFF"/>
              <w:right w:val="none" w:sz="0" w:space="0" w:color="FFFFFF"/>
            </w:tcBorders>
            <w:shd w:val="clear" w:color="auto" w:fill="6C3483"/>
            <w:tcMar>
              <w:top w:w="30" w:type="dxa"/>
              <w:left w:w="60" w:type="dxa"/>
              <w:bottom w:w="30" w:type="dxa"/>
              <w:right w:w="60" w:type="dxa"/>
            </w:tcMar>
          </w:tcPr>
          <w:p w14:paraId="4AF62671"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24"/>
              </w:rPr>
              <w:lastRenderedPageBreak/>
              <w:t>OPERATION GAS VALVE</w:t>
            </w:r>
          </w:p>
          <w:p w14:paraId="602DA86C"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44"/>
              </w:rPr>
              <w:t>MISSION BRIEF — GRIP TEAM</w:t>
            </w:r>
          </w:p>
          <w:p w14:paraId="22A21B33" w14:textId="77777777" w:rsidR="006D0F87" w:rsidRDefault="00000000">
            <w:pPr>
              <w:spacing w:before="20" w:after="20" w:line="240" w:lineRule="auto"/>
              <w:jc w:val="center"/>
              <w:rPr>
                <w:rFonts w:ascii="Arial" w:eastAsia="Arial" w:hAnsi="Arial" w:cs="Arial"/>
                <w:color w:val="FFFFFF"/>
                <w:sz w:val="18"/>
                <w:szCs w:val="28"/>
              </w:rPr>
            </w:pPr>
            <w:r w:rsidRPr="00082018">
              <w:rPr>
                <w:rFonts w:ascii="Arial" w:eastAsia="Arial" w:hAnsi="Arial" w:cs="Arial"/>
                <w:color w:val="FFFFFF"/>
                <w:sz w:val="18"/>
                <w:szCs w:val="28"/>
              </w:rPr>
              <w:t>3D-printed end-effector design, CAD tolerancing, valve-engagement mechanism</w:t>
            </w:r>
          </w:p>
          <w:p w14:paraId="52A31C3D" w14:textId="3FFA4BA5" w:rsidR="00082018" w:rsidRPr="00082018" w:rsidRDefault="00082018">
            <w:pPr>
              <w:spacing w:before="20" w:after="20" w:line="240" w:lineRule="auto"/>
              <w:jc w:val="center"/>
              <w:rPr>
                <w:sz w:val="28"/>
                <w:szCs w:val="28"/>
              </w:rPr>
            </w:pPr>
            <w:r w:rsidRPr="00082018">
              <w:rPr>
                <w:rFonts w:ascii="Arial" w:eastAsia="Arial" w:hAnsi="Arial" w:cs="Arial"/>
                <w:i/>
                <w:iCs/>
                <w:color w:val="FFFFFF"/>
                <w:sz w:val="16"/>
                <w:szCs w:val="24"/>
              </w:rPr>
              <w:t xml:space="preserve">A full mission timeline overview is available at </w:t>
            </w:r>
            <w:proofErr w:type="spellStart"/>
            <w:proofErr w:type="gramStart"/>
            <w:r>
              <w:rPr>
                <w:rFonts w:ascii="Arial" w:eastAsia="Arial" w:hAnsi="Arial" w:cs="Arial"/>
                <w:i/>
                <w:iCs/>
                <w:color w:val="FFFFFF"/>
                <w:sz w:val="16"/>
                <w:szCs w:val="24"/>
              </w:rPr>
              <w:t>OGV</w:t>
            </w:r>
            <w:r w:rsidRPr="00082018">
              <w:rPr>
                <w:rFonts w:ascii="Arial" w:eastAsia="Arial" w:hAnsi="Arial" w:cs="Arial"/>
                <w:i/>
                <w:iCs/>
                <w:color w:val="FFFFFF"/>
                <w:sz w:val="16"/>
                <w:szCs w:val="24"/>
              </w:rPr>
              <w:t>buildmo.tiiny.site</w:t>
            </w:r>
            <w:proofErr w:type="spellEnd"/>
            <w:proofErr w:type="gramEnd"/>
          </w:p>
        </w:tc>
      </w:tr>
    </w:tbl>
    <w:p w14:paraId="66A09D80" w14:textId="77777777" w:rsidR="006D0F87" w:rsidRPr="00082018" w:rsidRDefault="006D0F87">
      <w:pPr>
        <w:spacing w:after="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02D13E32"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3AC7172F" w14:textId="7503C137" w:rsidR="006D0F87" w:rsidRPr="00082018" w:rsidRDefault="00000000">
            <w:pPr>
              <w:spacing w:before="20" w:after="20" w:line="240" w:lineRule="auto"/>
              <w:rPr>
                <w:sz w:val="28"/>
                <w:szCs w:val="28"/>
              </w:rPr>
            </w:pPr>
            <w:commentRangeStart w:id="170"/>
            <w:r w:rsidRPr="00082018">
              <w:rPr>
                <w:rFonts w:ascii="Arial" w:eastAsia="Arial" w:hAnsi="Arial" w:cs="Arial"/>
                <w:b/>
                <w:bCs/>
                <w:sz w:val="18"/>
                <w:szCs w:val="28"/>
              </w:rPr>
              <w:t>You are designing an end-effector to interface with a specific valve handle geometry, attach to the arm’s end-effector mount, and transmit sufficient torque to actuate the valve</w:t>
            </w:r>
            <w:del w:id="171" w:author="Jeremy Brown" w:date="2026-03-05T10:38:00Z" w16du:dateUtc="2026-03-05T15:38:00Z">
              <w:r w:rsidRPr="00082018" w:rsidDel="00555343">
                <w:rPr>
                  <w:rFonts w:ascii="Arial" w:eastAsia="Arial" w:hAnsi="Arial" w:cs="Arial"/>
                  <w:b/>
                  <w:bCs/>
                  <w:sz w:val="18"/>
                  <w:szCs w:val="28"/>
                </w:rPr>
                <w:delText xml:space="preserve">. </w:delText>
              </w:r>
            </w:del>
            <w:commentRangeEnd w:id="170"/>
            <w:r w:rsidR="00555343">
              <w:rPr>
                <w:rStyle w:val="CommentReference"/>
              </w:rPr>
              <w:commentReference w:id="170"/>
            </w:r>
            <w:commentRangeStart w:id="172"/>
            <w:del w:id="173" w:author="Jeremy Brown" w:date="2026-03-05T10:38:00Z" w16du:dateUtc="2026-03-05T15:38:00Z">
              <w:r w:rsidRPr="00082018" w:rsidDel="00555343">
                <w:rPr>
                  <w:rFonts w:ascii="Arial" w:eastAsia="Arial" w:hAnsi="Arial" w:cs="Arial"/>
                  <w:b/>
                  <w:bCs/>
                  <w:sz w:val="18"/>
                  <w:szCs w:val="28"/>
                </w:rPr>
                <w:delText>Tolerance stack-up is your primary risk</w:delText>
              </w:r>
            </w:del>
            <w:commentRangeEnd w:id="172"/>
            <w:r w:rsidR="00A931B1">
              <w:rPr>
                <w:rStyle w:val="CommentReference"/>
              </w:rPr>
              <w:commentReference w:id="172"/>
            </w:r>
            <w:r w:rsidRPr="00082018">
              <w:rPr>
                <w:rFonts w:ascii="Arial" w:eastAsia="Arial" w:hAnsi="Arial" w:cs="Arial"/>
                <w:b/>
                <w:bCs/>
                <w:sz w:val="18"/>
                <w:szCs w:val="28"/>
              </w:rPr>
              <w:t>. Print in PLA/PETG, measure the mock valve to ±0.5mm before modelling, and test-fit before final print.</w:t>
            </w:r>
          </w:p>
        </w:tc>
      </w:tr>
    </w:tbl>
    <w:p w14:paraId="304BA8A8" w14:textId="77777777" w:rsidR="006D0F87" w:rsidRPr="00082018" w:rsidRDefault="006D0F87">
      <w:pPr>
        <w:spacing w:after="0" w:line="240" w:lineRule="auto"/>
        <w:rPr>
          <w:sz w:val="28"/>
          <w:szCs w:val="28"/>
        </w:rPr>
      </w:pPr>
    </w:p>
    <w:p w14:paraId="6191FA1E"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Common Failure Mode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6B1FC18B" w14:textId="77777777">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38352D83" w14:textId="77777777" w:rsidR="006D0F87" w:rsidRPr="00082018" w:rsidRDefault="00000000">
            <w:pPr>
              <w:spacing w:before="20" w:after="20" w:line="240" w:lineRule="auto"/>
              <w:rPr>
                <w:sz w:val="28"/>
                <w:szCs w:val="28"/>
              </w:rPr>
            </w:pPr>
            <w:commentRangeStart w:id="174"/>
            <w:r w:rsidRPr="00082018">
              <w:rPr>
                <w:rFonts w:ascii="Arial" w:eastAsia="Arial" w:hAnsi="Arial" w:cs="Arial"/>
                <w:b/>
                <w:bCs/>
                <w:color w:val="C0392B"/>
                <w:sz w:val="18"/>
                <w:szCs w:val="28"/>
              </w:rPr>
              <w:t>Dimensional mismatch between the printed end-effector and the real valve handle geometry. Always verify CAD model against physical mock valve measurements (±0.5mm tolerance) before committing to a full print. A wrong-dimension print wastes 45–90 min of mission-critical build time.</w:t>
            </w:r>
            <w:commentRangeEnd w:id="174"/>
            <w:r w:rsidR="00B25CB8">
              <w:rPr>
                <w:rStyle w:val="CommentReference"/>
              </w:rPr>
              <w:commentReference w:id="174"/>
            </w:r>
          </w:p>
        </w:tc>
      </w:tr>
    </w:tbl>
    <w:p w14:paraId="3C50F239" w14:textId="77777777" w:rsidR="006D0F87" w:rsidRPr="00082018" w:rsidRDefault="006D0F87">
      <w:pPr>
        <w:spacing w:after="0" w:line="240" w:lineRule="auto"/>
        <w:rPr>
          <w:sz w:val="28"/>
          <w:szCs w:val="28"/>
        </w:rPr>
      </w:pPr>
    </w:p>
    <w:p w14:paraId="086950F3"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Daily Minimum Standards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1"/>
        <w:gridCol w:w="7339"/>
      </w:tblGrid>
      <w:tr w:rsidR="006D0F87" w:rsidRPr="00082018" w14:paraId="7C872AD2" w14:textId="77777777">
        <w:tc>
          <w:tcPr>
            <w:tcW w:w="3461"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4B531E64"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Day</w:t>
            </w:r>
          </w:p>
        </w:tc>
        <w:tc>
          <w:tcPr>
            <w:tcW w:w="7338"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4EC1D14C"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What You Must Deliver</w:t>
            </w:r>
          </w:p>
        </w:tc>
      </w:tr>
      <w:tr w:rsidR="006D0F87" w:rsidRPr="00082018" w14:paraId="4F4458BB"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882AEC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1</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878D9B1" w14:textId="606836CE" w:rsidR="006D0F87" w:rsidRPr="00082018" w:rsidRDefault="00000000">
            <w:pPr>
              <w:spacing w:before="20" w:after="20" w:line="240" w:lineRule="auto"/>
              <w:rPr>
                <w:sz w:val="28"/>
                <w:szCs w:val="28"/>
              </w:rPr>
            </w:pPr>
            <w:r w:rsidRPr="00082018">
              <w:rPr>
                <w:rFonts w:ascii="Arial" w:eastAsia="Arial" w:hAnsi="Arial" w:cs="Arial"/>
                <w:sz w:val="18"/>
                <w:szCs w:val="24"/>
              </w:rPr>
              <w:t xml:space="preserve">At least one gripper concept sketched </w:t>
            </w:r>
            <w:del w:id="175" w:author="Jeremy Brown" w:date="2026-03-05T10:40:00Z" w16du:dateUtc="2026-03-05T15:40:00Z">
              <w:r w:rsidRPr="00082018" w:rsidDel="000C3285">
                <w:rPr>
                  <w:rFonts w:ascii="Arial" w:eastAsia="Arial" w:hAnsi="Arial" w:cs="Arial"/>
                  <w:sz w:val="18"/>
                  <w:szCs w:val="24"/>
                </w:rPr>
                <w:delText xml:space="preserve">or </w:delText>
              </w:r>
            </w:del>
            <w:ins w:id="176" w:author="Jeremy Brown" w:date="2026-03-05T10:40:00Z" w16du:dateUtc="2026-03-05T15:40:00Z">
              <w:r w:rsidR="000C3285">
                <w:rPr>
                  <w:rFonts w:ascii="Arial" w:eastAsia="Arial" w:hAnsi="Arial" w:cs="Arial"/>
                  <w:sz w:val="18"/>
                  <w:szCs w:val="24"/>
                </w:rPr>
                <w:t>and</w:t>
              </w:r>
              <w:r w:rsidR="000C3285" w:rsidRPr="00082018">
                <w:rPr>
                  <w:rFonts w:ascii="Arial" w:eastAsia="Arial" w:hAnsi="Arial" w:cs="Arial"/>
                  <w:sz w:val="18"/>
                  <w:szCs w:val="24"/>
                </w:rPr>
                <w:t xml:space="preserve"> </w:t>
              </w:r>
            </w:ins>
            <w:r w:rsidRPr="00082018">
              <w:rPr>
                <w:rFonts w:ascii="Arial" w:eastAsia="Arial" w:hAnsi="Arial" w:cs="Arial"/>
                <w:sz w:val="18"/>
                <w:szCs w:val="24"/>
              </w:rPr>
              <w:t>started. First print queued or underway. Valve adapter concept discussed with Arm team.</w:t>
            </w:r>
          </w:p>
        </w:tc>
      </w:tr>
      <w:tr w:rsidR="006D0F87" w:rsidRPr="00082018" w14:paraId="23D80967"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C0CDA79"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2 HR3 (Chief Engineer CAD)</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42613F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Gripper designs in CAD. Complete Chief Engineer session. If no time: use backup gripper design from facilitator.</w:t>
            </w:r>
          </w:p>
        </w:tc>
      </w:tr>
      <w:tr w:rsidR="006D0F87" w:rsidRPr="00082018" w14:paraId="10AA87F2"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1ED69C5"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2</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BFF6AA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Printed gripper fitted to arm tip on AU build. Valve engagement tested on mock valve. Kelsey's gripper assembled.</w:t>
            </w:r>
          </w:p>
        </w:tc>
      </w:tr>
      <w:tr w:rsidR="006D0F87" w:rsidRPr="00082018" w14:paraId="1FA0AC9A"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92E004A"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3 Mission Ready</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4CE0B9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Valve turned in dress rehearsal. Backup device staged. Engagement sequence confirmed with Pilot team.</w:t>
            </w:r>
          </w:p>
        </w:tc>
      </w:tr>
    </w:tbl>
    <w:p w14:paraId="720A61B0" w14:textId="77777777" w:rsidR="006D0F87" w:rsidRPr="00082018" w:rsidRDefault="006D0F87">
      <w:pPr>
        <w:spacing w:after="0" w:line="240" w:lineRule="auto"/>
        <w:rPr>
          <w:sz w:val="28"/>
          <w:szCs w:val="28"/>
        </w:rPr>
      </w:pPr>
    </w:p>
    <w:p w14:paraId="1352A3A9"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Verification Checks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71B682B9"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45D54A6"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B853E5E"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Is the 3D printer running or queued? (Day 1)</w:t>
            </w:r>
          </w:p>
        </w:tc>
      </w:tr>
      <w:tr w:rsidR="006D0F87" w:rsidRPr="00082018" w14:paraId="5568BDC6"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1C1E6AD"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6BB2AE1"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Does the gripper fit the arm and engage the mock valve? (Day 2)</w:t>
            </w:r>
          </w:p>
        </w:tc>
      </w:tr>
      <w:tr w:rsidR="006D0F87" w:rsidRPr="00082018" w14:paraId="2A68EDBC"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E454311"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22AAE2E"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Did the gripper engage the valve remotely in dress rehearsal? (Day 3)</w:t>
            </w:r>
          </w:p>
        </w:tc>
      </w:tr>
      <w:tr w:rsidR="006D0F87" w:rsidRPr="00082018" w14:paraId="295EA7E7"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67502AA"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1F40488"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Is a backup manual device staged and ready? (Day 3)</w:t>
            </w:r>
          </w:p>
        </w:tc>
      </w:tr>
    </w:tbl>
    <w:p w14:paraId="2F5C223C" w14:textId="77777777" w:rsidR="006D0F87" w:rsidRPr="00082018" w:rsidRDefault="006D0F87">
      <w:pPr>
        <w:spacing w:after="0" w:line="240" w:lineRule="auto"/>
        <w:rPr>
          <w:sz w:val="28"/>
          <w:szCs w:val="28"/>
        </w:rPr>
      </w:pPr>
    </w:p>
    <w:p w14:paraId="7C9A1F0D"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Chief Engineer Role (Day 2 HR2)</w:t>
      </w:r>
    </w:p>
    <w:p w14:paraId="3FA62BF6" w14:textId="77777777" w:rsidR="006D0F87" w:rsidRPr="00082018" w:rsidRDefault="00000000">
      <w:pPr>
        <w:spacing w:after="40" w:line="240" w:lineRule="auto"/>
        <w:rPr>
          <w:sz w:val="28"/>
          <w:szCs w:val="28"/>
        </w:rPr>
      </w:pPr>
      <w:r w:rsidRPr="00082018">
        <w:rPr>
          <w:rFonts w:ascii="Arial" w:eastAsia="Arial" w:hAnsi="Arial" w:cs="Arial"/>
          <w:sz w:val="20"/>
          <w:szCs w:val="28"/>
        </w:rPr>
        <w:t xml:space="preserve">One Grip team member is assigned </w:t>
      </w:r>
      <w:commentRangeStart w:id="177"/>
      <w:r w:rsidRPr="00082018">
        <w:rPr>
          <w:rFonts w:ascii="Arial" w:eastAsia="Arial" w:hAnsi="Arial" w:cs="Arial"/>
          <w:sz w:val="20"/>
          <w:szCs w:val="28"/>
        </w:rPr>
        <w:t xml:space="preserve">Chief Engineer </w:t>
      </w:r>
      <w:commentRangeEnd w:id="177"/>
      <w:r w:rsidR="002304C6">
        <w:rPr>
          <w:rStyle w:val="CommentReference"/>
        </w:rPr>
        <w:commentReference w:id="177"/>
      </w:r>
      <w:r w:rsidRPr="00082018">
        <w:rPr>
          <w:rFonts w:ascii="Arial" w:eastAsia="Arial" w:hAnsi="Arial" w:cs="Arial"/>
          <w:sz w:val="20"/>
          <w:szCs w:val="28"/>
        </w:rPr>
        <w:t>by the facilitator. This person leads the CAD session and ensures:</w:t>
      </w:r>
    </w:p>
    <w:p w14:paraId="64F1481E"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Gripper dimensions match the mock valve exactly</w:t>
      </w:r>
    </w:p>
    <w:p w14:paraId="1768993E"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Attachment point matches Arm team's end-effector specs</w:t>
      </w:r>
    </w:p>
    <w:p w14:paraId="22CB9A0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Design can be relayed to Kelsey for her build</w:t>
      </w:r>
    </w:p>
    <w:p w14:paraId="77E16C83"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Corrected dimensions are logged and relayed via Comms</w:t>
      </w:r>
    </w:p>
    <w:p w14:paraId="1E0CD999" w14:textId="77777777" w:rsidR="006D0F87" w:rsidRPr="00082018" w:rsidRDefault="006D0F87">
      <w:pPr>
        <w:spacing w:after="0" w:line="240" w:lineRule="auto"/>
        <w:rPr>
          <w:sz w:val="28"/>
          <w:szCs w:val="28"/>
        </w:rPr>
      </w:pPr>
    </w:p>
    <w:p w14:paraId="6E048DBC"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1 Build Sequence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9647"/>
      </w:tblGrid>
      <w:tr w:rsidR="006D0F87" w:rsidRPr="00082018" w14:paraId="0D1501B6" w14:textId="77777777">
        <w:tc>
          <w:tcPr>
            <w:tcW w:w="1153"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3FBE4641"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Step</w:t>
            </w:r>
          </w:p>
        </w:tc>
        <w:tc>
          <w:tcPr>
            <w:tcW w:w="9646"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19A0741"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Task</w:t>
            </w:r>
          </w:p>
        </w:tc>
      </w:tr>
      <w:tr w:rsidR="006D0F87" w:rsidRPr="00082018" w14:paraId="5091DB71"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9EF6653"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1</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035873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Measure mock valve handle: engagement diameter, depth, handle width, and estimated actuation torque. Record all dims to nearest 0.5mm — these are your CAD inputs.</w:t>
            </w:r>
          </w:p>
        </w:tc>
      </w:tr>
      <w:tr w:rsidR="006D0F87" w:rsidRPr="00082018" w14:paraId="04175736"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69C6561"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2</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8EA0039"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Draft gripper geometry in CAD or dimensioned sketch. Confirm bolt pattern/shaft interface with Arm team end-effector spec. Check jaw travel clearance needed for valve approach.</w:t>
            </w:r>
          </w:p>
        </w:tc>
      </w:tr>
      <w:tr w:rsidR="006D0F87" w:rsidRPr="00082018" w14:paraId="5583CE3E"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E79778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3</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4EC3A41"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Commit to a CAD model and begin slicing. Use 0.2mm layer height, 30%+ infill for structural parts. Print, test, revise — do not iterate only in CAD.</w:t>
            </w:r>
          </w:p>
        </w:tc>
      </w:tr>
      <w:tr w:rsidR="006D0F87" w:rsidRPr="00082018" w14:paraId="4C1BFE6C"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C8BF95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4</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0E8554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Relay gripper concept to Comms so Kelsey understands what she'll be building.</w:t>
            </w:r>
          </w:p>
        </w:tc>
      </w:tr>
    </w:tbl>
    <w:p w14:paraId="68FC6493" w14:textId="77777777" w:rsidR="006D0F87" w:rsidRPr="00082018" w:rsidRDefault="006D0F87">
      <w:pPr>
        <w:spacing w:after="0" w:line="240" w:lineRule="auto"/>
        <w:rPr>
          <w:sz w:val="28"/>
          <w:szCs w:val="28"/>
        </w:rPr>
      </w:pPr>
    </w:p>
    <w:p w14:paraId="35AB5875"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lastRenderedPageBreak/>
        <w:t>Day 2 Build Sequence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9647"/>
      </w:tblGrid>
      <w:tr w:rsidR="006D0F87" w:rsidRPr="00082018" w14:paraId="7C52F51C" w14:textId="77777777">
        <w:tc>
          <w:tcPr>
            <w:tcW w:w="1153"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96D606A"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Step</w:t>
            </w:r>
          </w:p>
        </w:tc>
        <w:tc>
          <w:tcPr>
            <w:tcW w:w="9646"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4418892A"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Task</w:t>
            </w:r>
          </w:p>
        </w:tc>
      </w:tr>
      <w:tr w:rsidR="006D0F87" w:rsidRPr="00082018" w14:paraId="0E1F43C5"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5921FB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1</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1D89D8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Chief Engineer CAD session (HR2): lock final gripper dims and arm interface spec. Start print immediately — print time is on the critical path.</w:t>
            </w:r>
          </w:p>
        </w:tc>
      </w:tr>
      <w:tr w:rsidR="006D0F87" w:rsidRPr="00082018" w14:paraId="6CA862C2"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077913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2</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60BC599"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During print: prep mounting hardware (M3 bolts, standoffs). Pre-assemble non-printed components. Confirm arm end-effector mount is ready to receive gripper.</w:t>
            </w:r>
          </w:p>
        </w:tc>
      </w:tr>
      <w:tr w:rsidR="006D0F87" w:rsidRPr="00082018" w14:paraId="32B291B1"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2E1A71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3</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5D2CA9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Test fit on mock valve: jaw clearance on approach, engagement depth, and torque transmission. If geometry is off, correct CAD and reprint — do not force fit.</w:t>
            </w:r>
          </w:p>
        </w:tc>
      </w:tr>
      <w:tr w:rsidR="006D0F87" w:rsidRPr="00082018" w14:paraId="45F3D3E4" w14:textId="77777777">
        <w:tc>
          <w:tcPr>
            <w:tcW w:w="1153"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78C0BF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4</w:t>
            </w:r>
          </w:p>
        </w:tc>
        <w:tc>
          <w:tcPr>
            <w:tcW w:w="9646"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2B2F1D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Bolt gripper to arm end-effector mount. Apply hand torque load — no flex or slip at joint. Verify servo cable routing clears through full jaw travel.</w:t>
            </w:r>
          </w:p>
        </w:tc>
      </w:tr>
      <w:tr w:rsidR="006D0F87" w:rsidRPr="00082018" w14:paraId="3FBE60D4" w14:textId="77777777">
        <w:tc>
          <w:tcPr>
            <w:tcW w:w="1153"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6149A0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5</w:t>
            </w:r>
          </w:p>
        </w:tc>
        <w:tc>
          <w:tcPr>
            <w:tcW w:w="9646"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F670F2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Relay gripper assembly steps to Comms for Kelsey's build.</w:t>
            </w:r>
          </w:p>
        </w:tc>
      </w:tr>
    </w:tbl>
    <w:p w14:paraId="05958E4B" w14:textId="77777777" w:rsidR="006D0F87" w:rsidRPr="00082018" w:rsidRDefault="006D0F87">
      <w:pPr>
        <w:spacing w:after="0" w:line="240" w:lineRule="auto"/>
        <w:rPr>
          <w:sz w:val="28"/>
          <w:szCs w:val="28"/>
        </w:rPr>
      </w:pPr>
    </w:p>
    <w:p w14:paraId="55808E97"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Crisis: Print Fails or Wrong Size</w:t>
      </w:r>
    </w:p>
    <w:p w14:paraId="3FEB0B4D"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Re-check CAD dimensions against mock valve immediately (1 person, 10 min)</w:t>
      </w:r>
    </w:p>
    <w:p w14:paraId="371D57A6"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If wrong: correct and queue re-print immediately — do not wait for team consensus</w:t>
      </w:r>
    </w:p>
    <w:p w14:paraId="7BB84A80"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If no time for reprint: facilitator deploys backup pre-printed gripper</w:t>
      </w:r>
    </w:p>
    <w:p w14:paraId="680F107A"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Chief Engineer documents the correction and relays to Kelsey's build via Comms</w:t>
      </w:r>
    </w:p>
    <w:p w14:paraId="24F7FB74" w14:textId="77777777" w:rsidR="006D0F87" w:rsidRPr="00082018" w:rsidRDefault="006D0F87">
      <w:pPr>
        <w:spacing w:after="0" w:line="240" w:lineRule="auto"/>
        <w:rPr>
          <w:sz w:val="28"/>
          <w:szCs w:val="28"/>
        </w:rPr>
      </w:pPr>
    </w:p>
    <w:p w14:paraId="58765087"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3 Mission Sequence</w:t>
      </w:r>
    </w:p>
    <w:p w14:paraId="4DFC3E82"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Pre-flight: Gripper engages valve device remotely — confirm force OK</w:t>
      </w:r>
    </w:p>
    <w:p w14:paraId="60F6D78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Dress rehearsal: Full engagement sequence with Pilot — valve turned</w:t>
      </w:r>
    </w:p>
    <w:p w14:paraId="78B7D2EC"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HR6 Mission: Guide Pilot to engagement position. Confirm grip. Activate valve device.</w:t>
      </w:r>
    </w:p>
    <w:p w14:paraId="3F23A95C"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Backup device staged and accessible throughout mission</w:t>
      </w:r>
    </w:p>
    <w:p w14:paraId="5625118D" w14:textId="77777777" w:rsidR="006D0F87" w:rsidRPr="00082018" w:rsidRDefault="006D0F87">
      <w:pPr>
        <w:spacing w:after="0" w:line="240" w:lineRule="auto"/>
        <w:rPr>
          <w:sz w:val="28"/>
          <w:szCs w:val="28"/>
        </w:rPr>
      </w:pPr>
    </w:p>
    <w:p w14:paraId="671F33F9"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Debrief Question (Day 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7F8A960C"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3319CAEC"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Did the valve device work as designed? What assumption about the real environment turned out to be wrong?</w:t>
            </w:r>
          </w:p>
        </w:tc>
      </w:tr>
    </w:tbl>
    <w:p w14:paraId="02AB5428" w14:textId="77777777" w:rsidR="006D0F87" w:rsidRPr="00082018" w:rsidRDefault="00000000">
      <w:pPr>
        <w:spacing w:after="40" w:line="240" w:lineRule="auto"/>
        <w:rPr>
          <w:sz w:val="28"/>
          <w:szCs w:val="28"/>
        </w:rPr>
      </w:pPr>
      <w:r w:rsidRPr="00082018">
        <w:rPr>
          <w:sz w:val="20"/>
          <w:szCs w:val="28"/>
        </w:rP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2A566823" w14:textId="77777777">
        <w:tc>
          <w:tcPr>
            <w:tcW w:w="10800" w:type="dxa"/>
            <w:tcBorders>
              <w:top w:val="none" w:sz="0" w:space="0" w:color="FFFFFF"/>
              <w:left w:val="none" w:sz="0" w:space="0" w:color="FFFFFF"/>
              <w:bottom w:val="none" w:sz="0" w:space="0" w:color="FFFFFF"/>
              <w:right w:val="none" w:sz="0" w:space="0" w:color="FFFFFF"/>
            </w:tcBorders>
            <w:shd w:val="clear" w:color="auto" w:fill="B7950B"/>
            <w:tcMar>
              <w:top w:w="30" w:type="dxa"/>
              <w:left w:w="60" w:type="dxa"/>
              <w:bottom w:w="30" w:type="dxa"/>
              <w:right w:w="60" w:type="dxa"/>
            </w:tcMar>
          </w:tcPr>
          <w:p w14:paraId="01C83782"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24"/>
              </w:rPr>
              <w:lastRenderedPageBreak/>
              <w:t>OPERATION GAS VALVE</w:t>
            </w:r>
          </w:p>
          <w:p w14:paraId="790639D0"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44"/>
              </w:rPr>
              <w:t>MISSION BRIEF — POWER TEAM</w:t>
            </w:r>
          </w:p>
          <w:p w14:paraId="03482E33" w14:textId="77777777" w:rsidR="006D0F87" w:rsidRDefault="00000000">
            <w:pPr>
              <w:spacing w:before="20" w:after="20" w:line="240" w:lineRule="auto"/>
              <w:jc w:val="center"/>
              <w:rPr>
                <w:rFonts w:ascii="Arial" w:eastAsia="Arial" w:hAnsi="Arial" w:cs="Arial"/>
                <w:color w:val="FFFFFF"/>
                <w:sz w:val="18"/>
                <w:szCs w:val="28"/>
              </w:rPr>
            </w:pPr>
            <w:r w:rsidRPr="00082018">
              <w:rPr>
                <w:rFonts w:ascii="Arial" w:eastAsia="Arial" w:hAnsi="Arial" w:cs="Arial"/>
                <w:color w:val="FFFFFF"/>
                <w:sz w:val="18"/>
                <w:szCs w:val="28"/>
              </w:rPr>
              <w:t>Power architecture, voltage regulation, H-bridge and servo rail management</w:t>
            </w:r>
          </w:p>
          <w:p w14:paraId="7EE4CB41" w14:textId="0320F9C7" w:rsidR="00082018" w:rsidRPr="00082018" w:rsidRDefault="00082018">
            <w:pPr>
              <w:spacing w:before="20" w:after="20" w:line="240" w:lineRule="auto"/>
              <w:jc w:val="center"/>
              <w:rPr>
                <w:sz w:val="28"/>
                <w:szCs w:val="28"/>
              </w:rPr>
            </w:pPr>
            <w:r w:rsidRPr="00082018">
              <w:rPr>
                <w:rFonts w:ascii="Arial" w:eastAsia="Arial" w:hAnsi="Arial" w:cs="Arial"/>
                <w:i/>
                <w:iCs/>
                <w:color w:val="FFFFFF"/>
                <w:sz w:val="16"/>
                <w:szCs w:val="24"/>
              </w:rPr>
              <w:t xml:space="preserve">A full mission timeline overview is available at </w:t>
            </w:r>
            <w:proofErr w:type="spellStart"/>
            <w:proofErr w:type="gramStart"/>
            <w:r>
              <w:rPr>
                <w:rFonts w:ascii="Arial" w:eastAsia="Arial" w:hAnsi="Arial" w:cs="Arial"/>
                <w:i/>
                <w:iCs/>
                <w:color w:val="FFFFFF"/>
                <w:sz w:val="16"/>
                <w:szCs w:val="24"/>
              </w:rPr>
              <w:t>OGV</w:t>
            </w:r>
            <w:r w:rsidRPr="00082018">
              <w:rPr>
                <w:rFonts w:ascii="Arial" w:eastAsia="Arial" w:hAnsi="Arial" w:cs="Arial"/>
                <w:i/>
                <w:iCs/>
                <w:color w:val="FFFFFF"/>
                <w:sz w:val="16"/>
                <w:szCs w:val="24"/>
              </w:rPr>
              <w:t>buildmo.tiiny.site</w:t>
            </w:r>
            <w:proofErr w:type="spellEnd"/>
            <w:proofErr w:type="gramEnd"/>
          </w:p>
        </w:tc>
      </w:tr>
    </w:tbl>
    <w:p w14:paraId="4FE5D35E" w14:textId="77777777" w:rsidR="006D0F87" w:rsidRPr="00082018" w:rsidRDefault="006D0F87">
      <w:pPr>
        <w:spacing w:after="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47A3E59C"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3EEA9005"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You own the power architecture for both builds. Three rails: 5V logic (Pi, USB-C), 7–12V motor (H-bridge, LiPo/NiMH), and 5V servo (buck converter output). Rails must be isolated. All GNDs must be tied to a common bus. Any floating-ground or shared-rail condition will cause brownouts, erratic behaviour, or permanent component damage. Document everything; verify with a multimeter.</w:t>
            </w:r>
          </w:p>
        </w:tc>
      </w:tr>
    </w:tbl>
    <w:p w14:paraId="75AC6AAF" w14:textId="77777777" w:rsidR="006D0F87" w:rsidRPr="00082018" w:rsidRDefault="006D0F87">
      <w:pPr>
        <w:spacing w:after="0" w:line="240" w:lineRule="auto"/>
        <w:rPr>
          <w:sz w:val="28"/>
          <w:szCs w:val="28"/>
        </w:rPr>
      </w:pPr>
    </w:p>
    <w:p w14:paraId="7285B3AE"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Common Failure Mode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733E1ADF" w14:textId="77777777">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0E4B2103" w14:textId="77777777" w:rsidR="006D0F87" w:rsidRPr="00082018" w:rsidRDefault="00000000">
            <w:pPr>
              <w:spacing w:before="20" w:after="20" w:line="240" w:lineRule="auto"/>
              <w:rPr>
                <w:sz w:val="28"/>
                <w:szCs w:val="28"/>
              </w:rPr>
            </w:pPr>
            <w:r w:rsidRPr="00082018">
              <w:rPr>
                <w:rFonts w:ascii="Arial" w:eastAsia="Arial" w:hAnsi="Arial" w:cs="Arial"/>
                <w:b/>
                <w:bCs/>
                <w:color w:val="C0392B"/>
                <w:sz w:val="18"/>
                <w:szCs w:val="28"/>
              </w:rPr>
              <w:t>Servo current through Arduino 5V or Pi GPIO pins. The Arduino 5V rail is rated ~500mA total; a single MG996R draws up to 2.5A under stall. Six servos will permanently damage the board or Pi. All servo power must route through the dedicated 5V 5A+ buck converter output. Physically inspect both AU and Kelsey’s build — do not assume.</w:t>
            </w:r>
          </w:p>
        </w:tc>
      </w:tr>
    </w:tbl>
    <w:p w14:paraId="55CB2570" w14:textId="77777777" w:rsidR="002E3269" w:rsidRPr="00082018" w:rsidRDefault="002E3269" w:rsidP="002E3269">
      <w:pPr>
        <w:spacing w:after="0" w:line="240" w:lineRule="auto"/>
        <w:rPr>
          <w:sz w:val="28"/>
          <w:szCs w:val="28"/>
        </w:rPr>
      </w:pPr>
    </w:p>
    <w:p w14:paraId="6D681147" w14:textId="41B1F7A9" w:rsidR="002E3269" w:rsidRPr="00082018" w:rsidRDefault="002E3269" w:rsidP="002E3269">
      <w:pPr>
        <w:pStyle w:val="Heading2"/>
        <w:pBdr>
          <w:bottom w:val="single" w:sz="4" w:space="1" w:color="C0392B"/>
        </w:pBdr>
        <w:spacing w:before="60" w:after="20" w:line="240" w:lineRule="auto"/>
        <w:rPr>
          <w:sz w:val="32"/>
          <w:szCs w:val="32"/>
        </w:rPr>
      </w:pPr>
      <w:r w:rsidRPr="002E3269">
        <w:rPr>
          <w:rFonts w:ascii="Arial" w:eastAsia="Arial" w:hAnsi="Arial" w:cs="Arial"/>
          <w:color w:val="C0392B"/>
          <w:sz w:val="20"/>
          <w:szCs w:val="36"/>
          <w:highlight w:val="yellow"/>
        </w:rPr>
        <w:t>Daily Minimum Standards</w:t>
      </w:r>
      <w:r>
        <w:rPr>
          <w:rFonts w:ascii="Arial" w:eastAsia="Arial" w:hAnsi="Arial" w:cs="Arial"/>
          <w:color w:val="C0392B"/>
          <w:sz w:val="20"/>
          <w:szCs w:val="36"/>
        </w:rPr>
        <w:t xml:space="preserve"> </w:t>
      </w:r>
      <w:r w:rsidRPr="002E3269">
        <w:rPr>
          <w:rFonts w:ascii="Arial" w:eastAsia="Arial" w:hAnsi="Arial" w:cs="Arial"/>
          <w:b w:val="0"/>
          <w:bCs w:val="0"/>
          <w:color w:val="auto"/>
          <w:sz w:val="16"/>
          <w:szCs w:val="28"/>
          <w:highlight w:val="yellow"/>
        </w:rPr>
        <w:t>(help fill in please!)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1"/>
        <w:gridCol w:w="7339"/>
      </w:tblGrid>
      <w:tr w:rsidR="002E3269" w:rsidRPr="00082018" w14:paraId="51CAAF27" w14:textId="77777777" w:rsidTr="00DB2283">
        <w:tc>
          <w:tcPr>
            <w:tcW w:w="3461"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4C6BB798" w14:textId="77777777" w:rsidR="002E3269" w:rsidRPr="00082018" w:rsidRDefault="002E3269" w:rsidP="00DB2283">
            <w:pPr>
              <w:spacing w:before="20" w:after="20" w:line="240" w:lineRule="auto"/>
              <w:rPr>
                <w:sz w:val="28"/>
                <w:szCs w:val="28"/>
              </w:rPr>
            </w:pPr>
            <w:r w:rsidRPr="00082018">
              <w:rPr>
                <w:rFonts w:ascii="Arial" w:eastAsia="Arial" w:hAnsi="Arial" w:cs="Arial"/>
                <w:b/>
                <w:bCs/>
                <w:color w:val="FFFFFF"/>
                <w:sz w:val="18"/>
                <w:szCs w:val="24"/>
              </w:rPr>
              <w:t>Day</w:t>
            </w:r>
          </w:p>
        </w:tc>
        <w:tc>
          <w:tcPr>
            <w:tcW w:w="7338"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5B6F2426" w14:textId="77777777" w:rsidR="002E3269" w:rsidRPr="00082018" w:rsidRDefault="002E3269" w:rsidP="00DB2283">
            <w:pPr>
              <w:spacing w:before="20" w:after="20" w:line="240" w:lineRule="auto"/>
              <w:rPr>
                <w:sz w:val="28"/>
                <w:szCs w:val="28"/>
              </w:rPr>
            </w:pPr>
            <w:r w:rsidRPr="00082018">
              <w:rPr>
                <w:rFonts w:ascii="Arial" w:eastAsia="Arial" w:hAnsi="Arial" w:cs="Arial"/>
                <w:b/>
                <w:bCs/>
                <w:color w:val="FFFFFF"/>
                <w:sz w:val="18"/>
                <w:szCs w:val="24"/>
              </w:rPr>
              <w:t>What You Must Deliver</w:t>
            </w:r>
          </w:p>
        </w:tc>
      </w:tr>
      <w:tr w:rsidR="002E3269" w:rsidRPr="00082018" w14:paraId="378F1BCC" w14:textId="77777777" w:rsidTr="00DB2283">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7AE53D7" w14:textId="77777777" w:rsidR="002E3269" w:rsidRPr="00082018" w:rsidRDefault="002E3269" w:rsidP="00DB2283">
            <w:pPr>
              <w:spacing w:before="20" w:after="20" w:line="240" w:lineRule="auto"/>
              <w:rPr>
                <w:sz w:val="28"/>
                <w:szCs w:val="28"/>
              </w:rPr>
            </w:pPr>
            <w:r w:rsidRPr="00082018">
              <w:rPr>
                <w:rFonts w:ascii="Arial" w:eastAsia="Arial" w:hAnsi="Arial" w:cs="Arial"/>
                <w:sz w:val="18"/>
                <w:szCs w:val="24"/>
              </w:rPr>
              <w:t>End of Day 1</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5D355CB" w14:textId="57E282FD" w:rsidR="002E3269" w:rsidRPr="00082018" w:rsidRDefault="002E3269" w:rsidP="00DB2283">
            <w:pPr>
              <w:spacing w:before="20" w:after="20" w:line="240" w:lineRule="auto"/>
              <w:rPr>
                <w:sz w:val="28"/>
                <w:szCs w:val="28"/>
              </w:rPr>
            </w:pPr>
          </w:p>
        </w:tc>
      </w:tr>
      <w:tr w:rsidR="002E3269" w:rsidRPr="00082018" w14:paraId="3CD30F55" w14:textId="77777777" w:rsidTr="00DB2283">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82A2CCA" w14:textId="3E7E1F00" w:rsidR="002E3269" w:rsidRPr="00082018" w:rsidRDefault="002E3269" w:rsidP="00DB2283">
            <w:pPr>
              <w:spacing w:before="20" w:after="20" w:line="240" w:lineRule="auto"/>
              <w:rPr>
                <w:sz w:val="28"/>
                <w:szCs w:val="28"/>
              </w:rPr>
            </w:pPr>
            <w:r w:rsidRPr="00082018">
              <w:rPr>
                <w:rFonts w:ascii="Arial" w:eastAsia="Arial" w:hAnsi="Arial" w:cs="Arial"/>
                <w:sz w:val="18"/>
                <w:szCs w:val="24"/>
              </w:rPr>
              <w:t xml:space="preserve">Day 2 HR3 </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5050664" w14:textId="238F9F64" w:rsidR="002E3269" w:rsidRPr="00082018" w:rsidRDefault="002E3269" w:rsidP="00DB2283">
            <w:pPr>
              <w:spacing w:before="20" w:after="20" w:line="240" w:lineRule="auto"/>
              <w:rPr>
                <w:sz w:val="28"/>
                <w:szCs w:val="28"/>
              </w:rPr>
            </w:pPr>
          </w:p>
        </w:tc>
      </w:tr>
      <w:tr w:rsidR="002E3269" w:rsidRPr="00082018" w14:paraId="406996A7" w14:textId="77777777" w:rsidTr="00DB2283">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8000407" w14:textId="77777777" w:rsidR="002E3269" w:rsidRPr="00082018" w:rsidRDefault="002E3269" w:rsidP="00DB2283">
            <w:pPr>
              <w:spacing w:before="20" w:after="20" w:line="240" w:lineRule="auto"/>
              <w:rPr>
                <w:sz w:val="28"/>
                <w:szCs w:val="28"/>
              </w:rPr>
            </w:pPr>
            <w:r w:rsidRPr="00082018">
              <w:rPr>
                <w:rFonts w:ascii="Arial" w:eastAsia="Arial" w:hAnsi="Arial" w:cs="Arial"/>
                <w:sz w:val="18"/>
                <w:szCs w:val="24"/>
              </w:rPr>
              <w:t>End of Day 2</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3A73359" w14:textId="6BA7E881" w:rsidR="002E3269" w:rsidRPr="00082018" w:rsidRDefault="002E3269" w:rsidP="00DB2283">
            <w:pPr>
              <w:spacing w:before="20" w:after="20" w:line="240" w:lineRule="auto"/>
              <w:rPr>
                <w:sz w:val="28"/>
                <w:szCs w:val="28"/>
              </w:rPr>
            </w:pPr>
          </w:p>
        </w:tc>
      </w:tr>
      <w:tr w:rsidR="002E3269" w:rsidRPr="00082018" w14:paraId="213C3776" w14:textId="77777777" w:rsidTr="00DB2283">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DC55CC9" w14:textId="77777777" w:rsidR="002E3269" w:rsidRPr="00082018" w:rsidRDefault="002E3269" w:rsidP="00DB2283">
            <w:pPr>
              <w:spacing w:before="20" w:after="20" w:line="240" w:lineRule="auto"/>
              <w:rPr>
                <w:sz w:val="28"/>
                <w:szCs w:val="28"/>
              </w:rPr>
            </w:pPr>
            <w:r w:rsidRPr="00082018">
              <w:rPr>
                <w:rFonts w:ascii="Arial" w:eastAsia="Arial" w:hAnsi="Arial" w:cs="Arial"/>
                <w:sz w:val="18"/>
                <w:szCs w:val="24"/>
              </w:rPr>
              <w:t>Day 3 Mission Ready</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78555E0" w14:textId="10496B59" w:rsidR="002E3269" w:rsidRPr="00082018" w:rsidRDefault="002E3269" w:rsidP="00DB2283">
            <w:pPr>
              <w:spacing w:before="20" w:after="20" w:line="240" w:lineRule="auto"/>
              <w:rPr>
                <w:sz w:val="28"/>
                <w:szCs w:val="28"/>
              </w:rPr>
            </w:pPr>
          </w:p>
        </w:tc>
      </w:tr>
    </w:tbl>
    <w:p w14:paraId="1E286F7A" w14:textId="77777777" w:rsidR="002E3269" w:rsidRPr="00082018" w:rsidRDefault="002E3269" w:rsidP="002E3269">
      <w:pPr>
        <w:spacing w:after="0" w:line="240" w:lineRule="auto"/>
        <w:rPr>
          <w:sz w:val="28"/>
          <w:szCs w:val="28"/>
        </w:rPr>
      </w:pPr>
    </w:p>
    <w:p w14:paraId="64A9EC0D"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Verification Checks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0A350209"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5D1AD80"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7F9EE3A"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Is the power map documented and visible? (Day 1)</w:t>
            </w:r>
          </w:p>
        </w:tc>
      </w:tr>
      <w:tr w:rsidR="006D0F87" w:rsidRPr="00082018" w14:paraId="4F6FFB31"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E9BDA61"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C157D2D"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No servos on Pi or Arduino pins — verified by physical inspection?</w:t>
            </w:r>
          </w:p>
        </w:tc>
      </w:tr>
      <w:tr w:rsidR="006D0F87" w:rsidRPr="00082018" w14:paraId="1701B152"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6046A75"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274D44F"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System runs 20 min continuous without brownout? (Day 2)</w:t>
            </w:r>
          </w:p>
        </w:tc>
      </w:tr>
      <w:tr w:rsidR="006D0F87" w:rsidRPr="00082018" w14:paraId="562E1993"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6FC495E"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79765EE"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Power systems stable and verified before mission start (Day 3)</w:t>
            </w:r>
          </w:p>
        </w:tc>
      </w:tr>
    </w:tbl>
    <w:p w14:paraId="41980C7F" w14:textId="77777777" w:rsidR="006D0F87" w:rsidRPr="00082018" w:rsidRDefault="006D0F87">
      <w:pPr>
        <w:spacing w:after="0" w:line="240" w:lineRule="auto"/>
        <w:rPr>
          <w:sz w:val="28"/>
          <w:szCs w:val="28"/>
        </w:rPr>
      </w:pPr>
    </w:p>
    <w:p w14:paraId="012433CA"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Voltage Map — Complete This Day 1</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8670"/>
      </w:tblGrid>
      <w:tr w:rsidR="006D0F87" w:rsidRPr="00082018" w14:paraId="38D1315F" w14:textId="77777777" w:rsidTr="002E3269">
        <w:tc>
          <w:tcPr>
            <w:tcW w:w="213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4E38314"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Subsystem</w:t>
            </w:r>
          </w:p>
        </w:tc>
        <w:tc>
          <w:tcPr>
            <w:tcW w:w="867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728870A"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Required Supply</w:t>
            </w:r>
          </w:p>
        </w:tc>
      </w:tr>
      <w:tr w:rsidR="006D0F87" w:rsidRPr="00082018" w14:paraId="3B300FAD" w14:textId="77777777" w:rsidTr="002E3269">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C5FDFD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Raspberry Pi</w:t>
            </w:r>
          </w:p>
        </w:tc>
        <w:tc>
          <w:tcPr>
            <w:tcW w:w="867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51AAB73"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5V 3A via USB-C power bank — dedicated, not shared</w:t>
            </w:r>
          </w:p>
        </w:tc>
      </w:tr>
      <w:tr w:rsidR="006D0F87" w:rsidRPr="00082018" w14:paraId="137D3EBA" w14:textId="77777777" w:rsidTr="002E3269">
        <w:tc>
          <w:tcPr>
            <w:tcW w:w="21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DD642D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Arduino Mega</w:t>
            </w:r>
          </w:p>
        </w:tc>
        <w:tc>
          <w:tcPr>
            <w:tcW w:w="867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FCE96D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7–12V via barrel jack (recommended) or USB — verify adequate current rating</w:t>
            </w:r>
          </w:p>
        </w:tc>
      </w:tr>
      <w:tr w:rsidR="006D0F87" w:rsidRPr="00082018" w14:paraId="55687F87" w14:textId="77777777" w:rsidTr="002E3269">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6DC14C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Drive motors (H-bridge)</w:t>
            </w:r>
          </w:p>
        </w:tc>
        <w:tc>
          <w:tcPr>
            <w:tcW w:w="867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415DA68"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Dedicated 7–12V LiPo/NiMH via L298N. Verify Vmotor does not exceed H-bridge absolute maximum.</w:t>
            </w:r>
          </w:p>
        </w:tc>
      </w:tr>
      <w:tr w:rsidR="006D0F87" w:rsidRPr="00082018" w14:paraId="0CE70F73" w14:textId="77777777" w:rsidTr="002E3269">
        <w:tc>
          <w:tcPr>
            <w:tcW w:w="21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4F13D47"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Servos (ALL 6)</w:t>
            </w:r>
          </w:p>
        </w:tc>
        <w:tc>
          <w:tcPr>
            <w:tcW w:w="867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5C8A17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Dedicated 5V 5A+ BEC or PSU — NEVER from Pi/Arduino</w:t>
            </w:r>
          </w:p>
        </w:tc>
      </w:tr>
      <w:tr w:rsidR="006D0F87" w:rsidRPr="00082018" w14:paraId="70157A7E" w14:textId="77777777" w:rsidTr="002E3269">
        <w:tc>
          <w:tcPr>
            <w:tcW w:w="21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748719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Common ground</w:t>
            </w:r>
          </w:p>
        </w:tc>
        <w:tc>
          <w:tcPr>
            <w:tcW w:w="867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13B6EC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All grounds connected: servo supply GND ↔ buck converter GND</w:t>
            </w:r>
          </w:p>
        </w:tc>
      </w:tr>
    </w:tbl>
    <w:p w14:paraId="1161237D" w14:textId="77777777" w:rsidR="006D0F87" w:rsidRPr="00082018" w:rsidRDefault="006D0F87">
      <w:pPr>
        <w:spacing w:after="0" w:line="240" w:lineRule="auto"/>
        <w:rPr>
          <w:sz w:val="28"/>
          <w:szCs w:val="28"/>
        </w:rPr>
      </w:pPr>
    </w:p>
    <w:p w14:paraId="569B1ADF"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Crisis: Battery Brownout During Mission</w:t>
      </w:r>
    </w:p>
    <w:p w14:paraId="1762D127"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Call battery level immediately via Comms to Kelsey</w:t>
      </w:r>
    </w:p>
    <w:p w14:paraId="44FE8D79"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Integration decides: can mission complete within remaining power?</w:t>
      </w:r>
    </w:p>
    <w:p w14:paraId="74863FA8"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If YES: Pilot accelerates to valve engagement, skips non-critical maneuvers</w:t>
      </w:r>
    </w:p>
    <w:p w14:paraId="5D451507"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If NO: abort current run; Kelsey swaps to staged backup battery; add 10 min to clock</w:t>
      </w:r>
    </w:p>
    <w:p w14:paraId="686BF0DB" w14:textId="77777777" w:rsidR="006D0F87" w:rsidRPr="00082018" w:rsidRDefault="006D0F87">
      <w:pPr>
        <w:spacing w:after="0" w:line="240" w:lineRule="auto"/>
        <w:rPr>
          <w:sz w:val="28"/>
          <w:szCs w:val="28"/>
        </w:rPr>
      </w:pPr>
    </w:p>
    <w:p w14:paraId="1003E3A5"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Debrief Question (Day 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53319DEF"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0040DB81"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Did the power budget hold? What would you change about your safety margins?</w:t>
            </w:r>
          </w:p>
        </w:tc>
      </w:tr>
    </w:tbl>
    <w:p w14:paraId="3184AAE6" w14:textId="77777777" w:rsidR="006D0F87" w:rsidRDefault="00000000">
      <w:pPr>
        <w:spacing w:after="40" w:line="240" w:lineRule="auto"/>
        <w:rPr>
          <w:sz w:val="20"/>
          <w:szCs w:val="28"/>
        </w:rPr>
      </w:pPr>
      <w:r w:rsidRPr="00082018">
        <w:rPr>
          <w:sz w:val="20"/>
          <w:szCs w:val="28"/>
        </w:rPr>
        <w:br w:type="page"/>
      </w:r>
    </w:p>
    <w:p w14:paraId="20CC4F0E" w14:textId="77777777" w:rsidR="002E3269" w:rsidRDefault="002E3269">
      <w:pPr>
        <w:spacing w:after="40" w:line="240" w:lineRule="auto"/>
        <w:rPr>
          <w:sz w:val="20"/>
          <w:szCs w:val="28"/>
        </w:rPr>
      </w:pPr>
    </w:p>
    <w:p w14:paraId="2DA0B9C8" w14:textId="77777777" w:rsidR="002E3269" w:rsidRDefault="002E3269">
      <w:pPr>
        <w:spacing w:after="40" w:line="240" w:lineRule="auto"/>
        <w:rPr>
          <w:sz w:val="20"/>
          <w:szCs w:val="28"/>
        </w:rPr>
      </w:pPr>
    </w:p>
    <w:p w14:paraId="565B936C" w14:textId="77777777" w:rsidR="002E3269" w:rsidRDefault="002E3269">
      <w:pPr>
        <w:spacing w:after="40" w:line="240" w:lineRule="auto"/>
        <w:rPr>
          <w:sz w:val="20"/>
          <w:szCs w:val="28"/>
        </w:rPr>
      </w:pPr>
    </w:p>
    <w:p w14:paraId="5B1A322B" w14:textId="77777777" w:rsidR="002E3269" w:rsidRDefault="002E3269">
      <w:pPr>
        <w:spacing w:after="40" w:line="240" w:lineRule="auto"/>
        <w:rPr>
          <w:sz w:val="20"/>
          <w:szCs w:val="28"/>
        </w:rPr>
      </w:pPr>
    </w:p>
    <w:p w14:paraId="7AC6A126" w14:textId="77777777" w:rsidR="002E3269" w:rsidRDefault="002E3269">
      <w:pPr>
        <w:spacing w:after="40" w:line="240" w:lineRule="auto"/>
        <w:rPr>
          <w:sz w:val="20"/>
          <w:szCs w:val="28"/>
        </w:rPr>
      </w:pPr>
    </w:p>
    <w:p w14:paraId="5F29A783" w14:textId="77777777" w:rsidR="002E3269" w:rsidRDefault="002E3269">
      <w:pPr>
        <w:spacing w:after="40" w:line="240" w:lineRule="auto"/>
        <w:rPr>
          <w:sz w:val="20"/>
          <w:szCs w:val="28"/>
        </w:rPr>
      </w:pPr>
    </w:p>
    <w:p w14:paraId="5B3923F7" w14:textId="77777777" w:rsidR="002E3269" w:rsidRDefault="002E3269">
      <w:pPr>
        <w:spacing w:after="40" w:line="240" w:lineRule="auto"/>
        <w:rPr>
          <w:sz w:val="20"/>
          <w:szCs w:val="28"/>
        </w:rPr>
      </w:pPr>
    </w:p>
    <w:p w14:paraId="50A740DB" w14:textId="77777777" w:rsidR="002E3269" w:rsidRDefault="002E3269">
      <w:pPr>
        <w:spacing w:after="40" w:line="240" w:lineRule="auto"/>
        <w:rPr>
          <w:sz w:val="20"/>
          <w:szCs w:val="28"/>
        </w:rPr>
      </w:pPr>
    </w:p>
    <w:p w14:paraId="4EB224B8" w14:textId="77777777" w:rsidR="002E3269" w:rsidRDefault="002E3269">
      <w:pPr>
        <w:spacing w:after="40" w:line="240" w:lineRule="auto"/>
        <w:rPr>
          <w:sz w:val="20"/>
          <w:szCs w:val="28"/>
        </w:rPr>
      </w:pPr>
    </w:p>
    <w:p w14:paraId="23FFE35C" w14:textId="77777777" w:rsidR="002E3269" w:rsidRDefault="002E3269">
      <w:pPr>
        <w:spacing w:after="40" w:line="240" w:lineRule="auto"/>
        <w:rPr>
          <w:sz w:val="20"/>
          <w:szCs w:val="28"/>
        </w:rPr>
      </w:pPr>
    </w:p>
    <w:p w14:paraId="70379362" w14:textId="77777777" w:rsidR="002E3269" w:rsidRDefault="002E3269">
      <w:pPr>
        <w:spacing w:after="40" w:line="240" w:lineRule="auto"/>
        <w:rPr>
          <w:sz w:val="20"/>
          <w:szCs w:val="28"/>
        </w:rPr>
      </w:pPr>
    </w:p>
    <w:p w14:paraId="608E8C4F" w14:textId="77777777" w:rsidR="002E3269" w:rsidRDefault="002E3269">
      <w:pPr>
        <w:spacing w:after="40" w:line="240" w:lineRule="auto"/>
        <w:rPr>
          <w:sz w:val="20"/>
          <w:szCs w:val="28"/>
        </w:rPr>
      </w:pPr>
    </w:p>
    <w:p w14:paraId="1F6FF113" w14:textId="77777777" w:rsidR="002E3269" w:rsidRDefault="002E3269">
      <w:pPr>
        <w:spacing w:after="40" w:line="240" w:lineRule="auto"/>
        <w:rPr>
          <w:sz w:val="20"/>
          <w:szCs w:val="28"/>
        </w:rPr>
      </w:pPr>
    </w:p>
    <w:p w14:paraId="61C4CB20" w14:textId="77777777" w:rsidR="002E3269" w:rsidRDefault="002E3269">
      <w:pPr>
        <w:spacing w:after="40" w:line="240" w:lineRule="auto"/>
        <w:rPr>
          <w:sz w:val="20"/>
          <w:szCs w:val="28"/>
        </w:rPr>
      </w:pPr>
    </w:p>
    <w:p w14:paraId="117C1A00" w14:textId="77777777" w:rsidR="002E3269" w:rsidRDefault="002E3269">
      <w:pPr>
        <w:spacing w:after="40" w:line="240" w:lineRule="auto"/>
        <w:rPr>
          <w:sz w:val="20"/>
          <w:szCs w:val="28"/>
        </w:rPr>
      </w:pPr>
    </w:p>
    <w:p w14:paraId="124C5B59" w14:textId="77777777" w:rsidR="002E3269" w:rsidRDefault="002E3269">
      <w:pPr>
        <w:spacing w:after="40" w:line="240" w:lineRule="auto"/>
        <w:rPr>
          <w:sz w:val="20"/>
          <w:szCs w:val="28"/>
        </w:rPr>
      </w:pPr>
    </w:p>
    <w:p w14:paraId="730B2F84" w14:textId="77777777" w:rsidR="002E3269" w:rsidRDefault="002E3269">
      <w:pPr>
        <w:spacing w:after="40" w:line="240" w:lineRule="auto"/>
        <w:rPr>
          <w:sz w:val="20"/>
          <w:szCs w:val="28"/>
        </w:rPr>
      </w:pPr>
    </w:p>
    <w:p w14:paraId="776BDEA0" w14:textId="77777777" w:rsidR="002E3269" w:rsidRDefault="002E3269">
      <w:pPr>
        <w:spacing w:after="40" w:line="240" w:lineRule="auto"/>
        <w:rPr>
          <w:sz w:val="20"/>
          <w:szCs w:val="28"/>
        </w:rPr>
      </w:pPr>
    </w:p>
    <w:p w14:paraId="7DC2A241" w14:textId="77777777" w:rsidR="002E3269" w:rsidRDefault="002E3269">
      <w:pPr>
        <w:spacing w:after="40" w:line="240" w:lineRule="auto"/>
        <w:rPr>
          <w:sz w:val="20"/>
          <w:szCs w:val="28"/>
        </w:rPr>
      </w:pPr>
    </w:p>
    <w:p w14:paraId="21A598F1" w14:textId="77777777" w:rsidR="002E3269" w:rsidRDefault="002E3269">
      <w:pPr>
        <w:spacing w:after="40" w:line="240" w:lineRule="auto"/>
        <w:rPr>
          <w:sz w:val="20"/>
          <w:szCs w:val="28"/>
        </w:rPr>
      </w:pPr>
    </w:p>
    <w:p w14:paraId="5045751E" w14:textId="77777777" w:rsidR="002E3269" w:rsidRDefault="002E3269">
      <w:pPr>
        <w:spacing w:after="40" w:line="240" w:lineRule="auto"/>
        <w:rPr>
          <w:sz w:val="20"/>
          <w:szCs w:val="28"/>
        </w:rPr>
      </w:pPr>
    </w:p>
    <w:p w14:paraId="1E0B06D7" w14:textId="77777777" w:rsidR="002E3269" w:rsidRDefault="002E3269">
      <w:pPr>
        <w:spacing w:after="40" w:line="240" w:lineRule="auto"/>
        <w:rPr>
          <w:sz w:val="20"/>
          <w:szCs w:val="28"/>
        </w:rPr>
      </w:pPr>
    </w:p>
    <w:p w14:paraId="5D06F149" w14:textId="77777777" w:rsidR="002E3269" w:rsidRDefault="002E3269">
      <w:pPr>
        <w:spacing w:after="40" w:line="240" w:lineRule="auto"/>
        <w:rPr>
          <w:sz w:val="20"/>
          <w:szCs w:val="28"/>
        </w:rPr>
      </w:pPr>
    </w:p>
    <w:p w14:paraId="7703B498" w14:textId="77777777" w:rsidR="002E3269" w:rsidRDefault="002E3269">
      <w:pPr>
        <w:spacing w:after="40" w:line="240" w:lineRule="auto"/>
        <w:rPr>
          <w:sz w:val="20"/>
          <w:szCs w:val="28"/>
        </w:rPr>
      </w:pPr>
    </w:p>
    <w:p w14:paraId="4169D4DC" w14:textId="77777777" w:rsidR="002E3269" w:rsidRDefault="002E3269">
      <w:pPr>
        <w:spacing w:after="40" w:line="240" w:lineRule="auto"/>
        <w:rPr>
          <w:sz w:val="20"/>
          <w:szCs w:val="28"/>
        </w:rPr>
      </w:pPr>
    </w:p>
    <w:p w14:paraId="710BD009" w14:textId="77777777" w:rsidR="002E3269" w:rsidRDefault="002E3269">
      <w:pPr>
        <w:spacing w:after="40" w:line="240" w:lineRule="auto"/>
        <w:rPr>
          <w:sz w:val="20"/>
          <w:szCs w:val="28"/>
        </w:rPr>
      </w:pPr>
    </w:p>
    <w:p w14:paraId="39EEC976" w14:textId="77777777" w:rsidR="002E3269" w:rsidRDefault="002E3269">
      <w:pPr>
        <w:spacing w:after="40" w:line="240" w:lineRule="auto"/>
        <w:rPr>
          <w:sz w:val="20"/>
          <w:szCs w:val="28"/>
        </w:rPr>
      </w:pPr>
    </w:p>
    <w:p w14:paraId="3C869C76" w14:textId="77777777" w:rsidR="002E3269" w:rsidRDefault="002E3269">
      <w:pPr>
        <w:spacing w:after="40" w:line="240" w:lineRule="auto"/>
        <w:rPr>
          <w:sz w:val="20"/>
          <w:szCs w:val="28"/>
        </w:rPr>
      </w:pPr>
    </w:p>
    <w:p w14:paraId="44C53E09" w14:textId="77777777" w:rsidR="002E3269" w:rsidRDefault="002E3269">
      <w:pPr>
        <w:spacing w:after="40" w:line="240" w:lineRule="auto"/>
        <w:rPr>
          <w:sz w:val="20"/>
          <w:szCs w:val="28"/>
        </w:rPr>
      </w:pPr>
    </w:p>
    <w:p w14:paraId="68D14B77" w14:textId="77777777" w:rsidR="002E3269" w:rsidRDefault="002E3269">
      <w:pPr>
        <w:spacing w:after="40" w:line="240" w:lineRule="auto"/>
        <w:rPr>
          <w:sz w:val="20"/>
          <w:szCs w:val="28"/>
        </w:rPr>
      </w:pPr>
    </w:p>
    <w:p w14:paraId="4B829BF3" w14:textId="77777777" w:rsidR="002E3269" w:rsidRDefault="002E3269">
      <w:pPr>
        <w:spacing w:after="40" w:line="240" w:lineRule="auto"/>
        <w:rPr>
          <w:sz w:val="20"/>
          <w:szCs w:val="28"/>
        </w:rPr>
      </w:pPr>
    </w:p>
    <w:p w14:paraId="262F4167" w14:textId="77777777" w:rsidR="002E3269" w:rsidRDefault="002E3269">
      <w:pPr>
        <w:spacing w:after="40" w:line="240" w:lineRule="auto"/>
        <w:rPr>
          <w:sz w:val="20"/>
          <w:szCs w:val="28"/>
        </w:rPr>
      </w:pPr>
    </w:p>
    <w:p w14:paraId="7F707B83" w14:textId="77777777" w:rsidR="002E3269" w:rsidRDefault="002E3269">
      <w:pPr>
        <w:spacing w:after="40" w:line="240" w:lineRule="auto"/>
        <w:rPr>
          <w:sz w:val="20"/>
          <w:szCs w:val="28"/>
        </w:rPr>
      </w:pPr>
    </w:p>
    <w:p w14:paraId="2F55B31D" w14:textId="77777777" w:rsidR="002E3269" w:rsidRDefault="002E3269">
      <w:pPr>
        <w:spacing w:after="40" w:line="240" w:lineRule="auto"/>
        <w:rPr>
          <w:sz w:val="20"/>
          <w:szCs w:val="28"/>
        </w:rPr>
      </w:pPr>
    </w:p>
    <w:p w14:paraId="75EFBAD1" w14:textId="77777777" w:rsidR="002E3269" w:rsidRDefault="002E3269">
      <w:pPr>
        <w:spacing w:after="40" w:line="240" w:lineRule="auto"/>
        <w:rPr>
          <w:sz w:val="20"/>
          <w:szCs w:val="28"/>
        </w:rPr>
      </w:pPr>
    </w:p>
    <w:p w14:paraId="6966FD38" w14:textId="77777777" w:rsidR="002E3269" w:rsidRDefault="002E3269">
      <w:pPr>
        <w:spacing w:after="40" w:line="240" w:lineRule="auto"/>
        <w:rPr>
          <w:sz w:val="20"/>
          <w:szCs w:val="28"/>
        </w:rPr>
      </w:pPr>
    </w:p>
    <w:p w14:paraId="2A22FF87" w14:textId="77777777" w:rsidR="002E3269" w:rsidRDefault="002E3269">
      <w:pPr>
        <w:spacing w:after="40" w:line="240" w:lineRule="auto"/>
        <w:rPr>
          <w:sz w:val="20"/>
          <w:szCs w:val="28"/>
        </w:rPr>
      </w:pPr>
    </w:p>
    <w:p w14:paraId="097E2695" w14:textId="77777777" w:rsidR="002E3269" w:rsidRDefault="002E3269">
      <w:pPr>
        <w:spacing w:after="40" w:line="240" w:lineRule="auto"/>
        <w:rPr>
          <w:sz w:val="20"/>
          <w:szCs w:val="28"/>
        </w:rPr>
      </w:pPr>
    </w:p>
    <w:p w14:paraId="1A7D076C" w14:textId="77777777" w:rsidR="002E3269" w:rsidRDefault="002E3269">
      <w:pPr>
        <w:spacing w:after="40" w:line="240" w:lineRule="auto"/>
        <w:rPr>
          <w:sz w:val="20"/>
          <w:szCs w:val="28"/>
        </w:rPr>
      </w:pPr>
    </w:p>
    <w:p w14:paraId="13A6F859" w14:textId="77777777" w:rsidR="002E3269" w:rsidRDefault="002E3269">
      <w:pPr>
        <w:spacing w:after="40" w:line="240" w:lineRule="auto"/>
        <w:rPr>
          <w:sz w:val="20"/>
          <w:szCs w:val="28"/>
        </w:rPr>
      </w:pPr>
    </w:p>
    <w:p w14:paraId="1018C67B" w14:textId="77777777" w:rsidR="002E3269" w:rsidRDefault="002E3269">
      <w:pPr>
        <w:spacing w:after="40" w:line="240" w:lineRule="auto"/>
        <w:rPr>
          <w:sz w:val="20"/>
          <w:szCs w:val="28"/>
        </w:rPr>
      </w:pPr>
    </w:p>
    <w:p w14:paraId="3DB093D1" w14:textId="77777777" w:rsidR="002E3269" w:rsidRDefault="002E3269">
      <w:pPr>
        <w:spacing w:after="40" w:line="240" w:lineRule="auto"/>
        <w:rPr>
          <w:sz w:val="20"/>
          <w:szCs w:val="28"/>
        </w:rPr>
      </w:pPr>
    </w:p>
    <w:p w14:paraId="7E6101CC" w14:textId="77777777" w:rsidR="002E3269" w:rsidRDefault="002E3269">
      <w:pPr>
        <w:spacing w:after="40" w:line="240" w:lineRule="auto"/>
        <w:rPr>
          <w:sz w:val="20"/>
          <w:szCs w:val="28"/>
        </w:rPr>
      </w:pPr>
    </w:p>
    <w:p w14:paraId="0A59EC66" w14:textId="77777777" w:rsidR="002E3269" w:rsidRDefault="002E3269">
      <w:pPr>
        <w:spacing w:after="40" w:line="240" w:lineRule="auto"/>
        <w:rPr>
          <w:sz w:val="20"/>
          <w:szCs w:val="28"/>
        </w:rPr>
      </w:pPr>
    </w:p>
    <w:p w14:paraId="350E199F" w14:textId="77777777" w:rsidR="002E3269" w:rsidRDefault="002E3269">
      <w:pPr>
        <w:spacing w:after="40" w:line="240" w:lineRule="auto"/>
        <w:rPr>
          <w:sz w:val="20"/>
          <w:szCs w:val="28"/>
        </w:rPr>
      </w:pPr>
    </w:p>
    <w:p w14:paraId="1DB761A2" w14:textId="77777777" w:rsidR="002E3269" w:rsidRDefault="002E3269">
      <w:pPr>
        <w:spacing w:after="40" w:line="240" w:lineRule="auto"/>
        <w:rPr>
          <w:sz w:val="20"/>
          <w:szCs w:val="28"/>
        </w:rPr>
      </w:pPr>
    </w:p>
    <w:p w14:paraId="0CA0D328" w14:textId="77777777" w:rsidR="002E3269" w:rsidRDefault="002E3269">
      <w:pPr>
        <w:spacing w:after="40" w:line="240" w:lineRule="auto"/>
        <w:rPr>
          <w:sz w:val="20"/>
          <w:szCs w:val="28"/>
        </w:rPr>
      </w:pPr>
    </w:p>
    <w:p w14:paraId="4867C962" w14:textId="77777777" w:rsidR="002E3269" w:rsidRDefault="002E3269">
      <w:pPr>
        <w:spacing w:after="40" w:line="240" w:lineRule="auto"/>
        <w:rPr>
          <w:sz w:val="20"/>
          <w:szCs w:val="28"/>
        </w:rPr>
      </w:pPr>
    </w:p>
    <w:p w14:paraId="7BC6462A" w14:textId="77777777" w:rsidR="002E3269" w:rsidRDefault="002E3269">
      <w:pPr>
        <w:spacing w:after="40" w:line="240" w:lineRule="auto"/>
        <w:rPr>
          <w:sz w:val="20"/>
          <w:szCs w:val="28"/>
        </w:rPr>
      </w:pPr>
    </w:p>
    <w:p w14:paraId="19FC65D7" w14:textId="77777777" w:rsidR="002E3269" w:rsidRDefault="002E3269">
      <w:pPr>
        <w:spacing w:after="40" w:line="240" w:lineRule="auto"/>
        <w:rPr>
          <w:sz w:val="20"/>
          <w:szCs w:val="28"/>
        </w:rPr>
      </w:pPr>
    </w:p>
    <w:p w14:paraId="3E71B909" w14:textId="77777777" w:rsidR="002E3269" w:rsidRDefault="002E3269">
      <w:pPr>
        <w:spacing w:after="40" w:line="240" w:lineRule="auto"/>
        <w:rPr>
          <w:sz w:val="20"/>
          <w:szCs w:val="28"/>
        </w:rPr>
      </w:pPr>
    </w:p>
    <w:p w14:paraId="0DA99E63" w14:textId="77777777" w:rsidR="002E3269" w:rsidRPr="00082018" w:rsidRDefault="002E3269">
      <w:pPr>
        <w:spacing w:after="4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1DEE1B3F" w14:textId="77777777">
        <w:tc>
          <w:tcPr>
            <w:tcW w:w="10800" w:type="dxa"/>
            <w:tcBorders>
              <w:top w:val="none" w:sz="0" w:space="0" w:color="FFFFFF"/>
              <w:left w:val="none" w:sz="0" w:space="0" w:color="FFFFFF"/>
              <w:bottom w:val="none" w:sz="0" w:space="0" w:color="FFFFFF"/>
              <w:right w:val="none" w:sz="0" w:space="0" w:color="FFFFFF"/>
            </w:tcBorders>
            <w:shd w:val="clear" w:color="auto" w:fill="C0392B"/>
            <w:tcMar>
              <w:top w:w="30" w:type="dxa"/>
              <w:left w:w="60" w:type="dxa"/>
              <w:bottom w:w="30" w:type="dxa"/>
              <w:right w:w="60" w:type="dxa"/>
            </w:tcMar>
          </w:tcPr>
          <w:p w14:paraId="499D0FF2"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24"/>
              </w:rPr>
              <w:lastRenderedPageBreak/>
              <w:t>OPERATION GAS VALVE</w:t>
            </w:r>
          </w:p>
          <w:p w14:paraId="2979A150"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44"/>
              </w:rPr>
              <w:t>MISSION BRIEF — COMMS TEAM</w:t>
            </w:r>
          </w:p>
          <w:p w14:paraId="5DC20E5F" w14:textId="77777777" w:rsidR="006D0F87" w:rsidRDefault="00000000">
            <w:pPr>
              <w:spacing w:before="20" w:after="20" w:line="240" w:lineRule="auto"/>
              <w:jc w:val="center"/>
              <w:rPr>
                <w:rFonts w:ascii="Arial" w:eastAsia="Arial" w:hAnsi="Arial" w:cs="Arial"/>
                <w:color w:val="FFFFFF"/>
                <w:sz w:val="18"/>
                <w:szCs w:val="28"/>
              </w:rPr>
            </w:pPr>
            <w:r w:rsidRPr="00082018">
              <w:rPr>
                <w:rFonts w:ascii="Arial" w:eastAsia="Arial" w:hAnsi="Arial" w:cs="Arial"/>
                <w:color w:val="FFFFFF"/>
                <w:sz w:val="18"/>
                <w:szCs w:val="28"/>
              </w:rPr>
              <w:t>Raspberry Pi Connect (RPC) link, relay of build instructions to Kelsey</w:t>
            </w:r>
          </w:p>
          <w:p w14:paraId="3A2E5134" w14:textId="78AE3454" w:rsidR="00082018" w:rsidRPr="00082018" w:rsidRDefault="00082018">
            <w:pPr>
              <w:spacing w:before="20" w:after="20" w:line="240" w:lineRule="auto"/>
              <w:jc w:val="center"/>
              <w:rPr>
                <w:sz w:val="28"/>
                <w:szCs w:val="28"/>
              </w:rPr>
            </w:pPr>
            <w:r w:rsidRPr="00082018">
              <w:rPr>
                <w:rFonts w:ascii="Arial" w:eastAsia="Arial" w:hAnsi="Arial" w:cs="Arial"/>
                <w:i/>
                <w:iCs/>
                <w:color w:val="FFFFFF"/>
                <w:sz w:val="16"/>
                <w:szCs w:val="24"/>
              </w:rPr>
              <w:t xml:space="preserve">A full mission timeline overview is available at </w:t>
            </w:r>
            <w:proofErr w:type="spellStart"/>
            <w:proofErr w:type="gramStart"/>
            <w:r>
              <w:rPr>
                <w:rFonts w:ascii="Arial" w:eastAsia="Arial" w:hAnsi="Arial" w:cs="Arial"/>
                <w:i/>
                <w:iCs/>
                <w:color w:val="FFFFFF"/>
                <w:sz w:val="16"/>
                <w:szCs w:val="24"/>
              </w:rPr>
              <w:t>OGV</w:t>
            </w:r>
            <w:r w:rsidRPr="00082018">
              <w:rPr>
                <w:rFonts w:ascii="Arial" w:eastAsia="Arial" w:hAnsi="Arial" w:cs="Arial"/>
                <w:i/>
                <w:iCs/>
                <w:color w:val="FFFFFF"/>
                <w:sz w:val="16"/>
                <w:szCs w:val="24"/>
              </w:rPr>
              <w:t>buildmo.tiiny.site</w:t>
            </w:r>
            <w:proofErr w:type="spellEnd"/>
            <w:proofErr w:type="gramEnd"/>
          </w:p>
        </w:tc>
      </w:tr>
    </w:tbl>
    <w:p w14:paraId="5298142E" w14:textId="77777777" w:rsidR="006D0F87" w:rsidRPr="00082018" w:rsidRDefault="006D0F87">
      <w:pPr>
        <w:spacing w:after="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6DAA7600"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2F4B0FD0"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You are the spine of this mission. Kelsey can only do what you tell her. If your instructions are unclear, she builds the wrong thing. If your link is down, the mission stops. Everything depends on you.</w:t>
            </w:r>
          </w:p>
        </w:tc>
      </w:tr>
    </w:tbl>
    <w:p w14:paraId="324364CA" w14:textId="77777777" w:rsidR="002E3269" w:rsidRPr="00082018" w:rsidRDefault="002E3269" w:rsidP="002E3269">
      <w:pPr>
        <w:spacing w:after="0" w:line="240" w:lineRule="auto"/>
        <w:rPr>
          <w:sz w:val="28"/>
          <w:szCs w:val="28"/>
        </w:rPr>
      </w:pPr>
    </w:p>
    <w:p w14:paraId="5E7E7911" w14:textId="77777777" w:rsidR="002E3269" w:rsidRPr="00082018" w:rsidRDefault="002E3269" w:rsidP="002E3269">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Common Failure Mode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2E3269" w:rsidRPr="00082018" w14:paraId="10295D1A" w14:textId="77777777" w:rsidTr="00DB2283">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34F7594B" w14:textId="52442F11" w:rsidR="002E3269" w:rsidRPr="00082018" w:rsidRDefault="002E3269" w:rsidP="00DB2283">
            <w:pPr>
              <w:spacing w:before="20" w:after="20" w:line="240" w:lineRule="auto"/>
              <w:rPr>
                <w:sz w:val="28"/>
                <w:szCs w:val="28"/>
              </w:rPr>
            </w:pPr>
            <w:r w:rsidRPr="002E3269">
              <w:rPr>
                <w:rFonts w:ascii="Arial" w:eastAsia="Arial" w:hAnsi="Arial" w:cs="Arial"/>
                <w:b/>
                <w:bCs/>
                <w:color w:val="C0392B"/>
                <w:sz w:val="18"/>
                <w:szCs w:val="28"/>
              </w:rPr>
              <w:t>Jargon-heavy instructions Kelsey can't follow. She is not an engineer. Every instruction must be plain language, one step at a time, with confirmation before moving on. The facilitator will audit your relay quality every 30 minutes.</w:t>
            </w:r>
          </w:p>
        </w:tc>
      </w:tr>
    </w:tbl>
    <w:p w14:paraId="1DE57388" w14:textId="77777777" w:rsidR="002E3269" w:rsidRPr="00082018" w:rsidRDefault="002E3269" w:rsidP="002E3269">
      <w:pPr>
        <w:spacing w:after="0" w:line="240" w:lineRule="auto"/>
        <w:rPr>
          <w:sz w:val="28"/>
          <w:szCs w:val="28"/>
        </w:rPr>
      </w:pPr>
    </w:p>
    <w:p w14:paraId="2F79241A"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Daily Minimum Standards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8310"/>
      </w:tblGrid>
      <w:tr w:rsidR="006D0F87" w:rsidRPr="00082018" w14:paraId="752B1199" w14:textId="77777777" w:rsidTr="002E3269">
        <w:tc>
          <w:tcPr>
            <w:tcW w:w="249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556ABF21"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Day</w:t>
            </w:r>
          </w:p>
        </w:tc>
        <w:tc>
          <w:tcPr>
            <w:tcW w:w="8310"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7B332BFA"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What You Must Deliver</w:t>
            </w:r>
          </w:p>
        </w:tc>
      </w:tr>
      <w:tr w:rsidR="006D0F87" w:rsidRPr="00082018" w14:paraId="7597BD9F" w14:textId="77777777" w:rsidTr="002E3269">
        <w:tc>
          <w:tcPr>
            <w:tcW w:w="249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104F1D7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1 HR6 (Hard Deadline)</w:t>
            </w:r>
          </w:p>
        </w:tc>
        <w:tc>
          <w:tcPr>
            <w:tcW w:w="831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62ADE1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RPC link MUST be live. First relay of Tank build steps sent to Kelsey. Jargon-to-plain-language protocol established.</w:t>
            </w:r>
          </w:p>
        </w:tc>
      </w:tr>
      <w:tr w:rsidR="006D0F87" w:rsidRPr="00082018" w14:paraId="00E67CF6" w14:textId="77777777" w:rsidTr="002E3269">
        <w:tc>
          <w:tcPr>
            <w:tcW w:w="249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9527AB7"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1</w:t>
            </w:r>
          </w:p>
        </w:tc>
        <w:tc>
          <w:tcPr>
            <w:tcW w:w="831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4C3AA55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RPC confirmed live and stable. Kelsey has received and executed first build phase instructions.</w:t>
            </w:r>
          </w:p>
        </w:tc>
      </w:tr>
      <w:tr w:rsidR="006D0F87" w:rsidRPr="00082018" w14:paraId="54061559" w14:textId="77777777" w:rsidTr="002E3269">
        <w:tc>
          <w:tcPr>
            <w:tcW w:w="249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554A83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2</w:t>
            </w:r>
          </w:p>
        </w:tc>
        <w:tc>
          <w:tcPr>
            <w:tcW w:w="831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BC6C87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Kelsey's build matches AU build visually on camera. All relay steps confirmed received and executed. Ready for Day 3 live ops.</w:t>
            </w:r>
          </w:p>
        </w:tc>
      </w:tr>
      <w:tr w:rsidR="006D0F87" w:rsidRPr="00082018" w14:paraId="70CCCED2" w14:textId="77777777" w:rsidTr="002E3269">
        <w:tc>
          <w:tcPr>
            <w:tcW w:w="249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86DE6D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3 Mission Ready</w:t>
            </w:r>
          </w:p>
        </w:tc>
        <w:tc>
          <w:tcPr>
            <w:tcW w:w="831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B3D1147"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Dress rehearsal relay complete without a gap. Crisis escalation script rehearsed. Kelsey understands full mission plan.</w:t>
            </w:r>
          </w:p>
        </w:tc>
      </w:tr>
    </w:tbl>
    <w:p w14:paraId="7C273C35" w14:textId="77777777" w:rsidR="006D0F87" w:rsidRPr="00082018" w:rsidRDefault="006D0F87">
      <w:pPr>
        <w:spacing w:after="0" w:line="240" w:lineRule="auto"/>
        <w:rPr>
          <w:sz w:val="28"/>
          <w:szCs w:val="28"/>
        </w:rPr>
      </w:pPr>
    </w:p>
    <w:p w14:paraId="083DA914"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Verification Checks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4C0589A0"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08C266D"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BAB0C59"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Can you see and hear Kelsey via RPC right now? (Day 1 HR6)</w:t>
            </w:r>
          </w:p>
        </w:tc>
      </w:tr>
      <w:tr w:rsidR="006D0F87" w:rsidRPr="00082018" w14:paraId="4FECB191"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B7D8A0F"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A260723"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Is Kelsey's robot visually matching the AU robot on camera? (Day 2)</w:t>
            </w:r>
          </w:p>
        </w:tc>
      </w:tr>
      <w:tr w:rsidR="006D0F87" w:rsidRPr="00082018" w14:paraId="245BF34B"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664D813"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5C226EC"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Comms completed dress rehearsal relay without a gap? (Day 3)</w:t>
            </w:r>
          </w:p>
        </w:tc>
      </w:tr>
    </w:tbl>
    <w:p w14:paraId="769149A0" w14:textId="77777777" w:rsidR="006D0F87" w:rsidRPr="00082018" w:rsidRDefault="006D0F87">
      <w:pPr>
        <w:spacing w:after="0" w:line="240" w:lineRule="auto"/>
        <w:rPr>
          <w:sz w:val="28"/>
          <w:szCs w:val="28"/>
        </w:rPr>
      </w:pPr>
    </w:p>
    <w:p w14:paraId="3EC286F8" w14:textId="77777777" w:rsidR="006D0F87" w:rsidRPr="00082018" w:rsidRDefault="006D0F87">
      <w:pPr>
        <w:spacing w:after="0" w:line="240" w:lineRule="auto"/>
        <w:rPr>
          <w:sz w:val="28"/>
          <w:szCs w:val="28"/>
        </w:rPr>
      </w:pPr>
    </w:p>
    <w:p w14:paraId="47C0BE12"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Comms Chain — Follow This Every Time</w:t>
      </w:r>
    </w:p>
    <w:p w14:paraId="48489A8C" w14:textId="1487BCD0" w:rsidR="006D0F87" w:rsidRPr="002E3269" w:rsidRDefault="00000000">
      <w:pPr>
        <w:spacing w:after="40" w:line="240" w:lineRule="auto"/>
        <w:rPr>
          <w:sz w:val="24"/>
          <w:szCs w:val="24"/>
        </w:rPr>
      </w:pPr>
      <w:r w:rsidRPr="002E3269">
        <w:rPr>
          <w:rFonts w:ascii="Arial" w:eastAsia="Arial" w:hAnsi="Arial" w:cs="Arial"/>
          <w:sz w:val="18"/>
          <w:szCs w:val="24"/>
        </w:rPr>
        <w:t xml:space="preserve">Technical team → Comms (translate to plain language) → Kelsey confirms "done" or asks </w:t>
      </w:r>
      <w:r w:rsidR="002E3269">
        <w:rPr>
          <w:rFonts w:ascii="Arial" w:eastAsia="Arial" w:hAnsi="Arial" w:cs="Arial"/>
          <w:sz w:val="18"/>
          <w:szCs w:val="24"/>
        </w:rPr>
        <w:t>clarifications</w:t>
      </w:r>
      <w:r w:rsidRPr="002E3269">
        <w:rPr>
          <w:rFonts w:ascii="Arial" w:eastAsia="Arial" w:hAnsi="Arial" w:cs="Arial"/>
          <w:sz w:val="18"/>
          <w:szCs w:val="24"/>
        </w:rPr>
        <w:t xml:space="preserve"> → next step</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3A3B2E1E"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245DB6D1"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Kelsey should never be improvising. She executes exactly what she's told, nothing more.</w:t>
            </w:r>
          </w:p>
        </w:tc>
      </w:tr>
    </w:tbl>
    <w:p w14:paraId="0B65059A" w14:textId="77777777" w:rsidR="006D0F87" w:rsidRPr="00082018" w:rsidRDefault="006D0F87">
      <w:pPr>
        <w:spacing w:after="0" w:line="240" w:lineRule="auto"/>
        <w:rPr>
          <w:sz w:val="28"/>
          <w:szCs w:val="28"/>
        </w:rPr>
      </w:pPr>
    </w:p>
    <w:p w14:paraId="3D948A1C"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RPC Setup Checklist (Day 1 HR6 Hard Deadline)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5C3CBEFB"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683319C"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212F48D"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Primary RPC channel established and stable</w:t>
            </w:r>
          </w:p>
        </w:tc>
      </w:tr>
      <w:tr w:rsidR="006D0F87" w:rsidRPr="00082018" w14:paraId="4514B72F"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1778378"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0FB55BC"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Audio clear — no lag &gt;500ms</w:t>
            </w:r>
          </w:p>
        </w:tc>
      </w:tr>
      <w:tr w:rsidR="006D0F87" w:rsidRPr="00082018" w14:paraId="6CF161B9"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6C44E28"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3F72FCB"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Video quality sufficient to see Kelsey's build clearly</w:t>
            </w:r>
          </w:p>
        </w:tc>
      </w:tr>
      <w:tr w:rsidR="006D0F87" w:rsidRPr="00082018" w14:paraId="1062A909"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33EF477"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1352F42"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Backup RPC channel configured and tested</w:t>
            </w:r>
          </w:p>
        </w:tc>
      </w:tr>
      <w:tr w:rsidR="006D0F87" w:rsidRPr="00082018" w14:paraId="2AA83873"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3FB6F46"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FE8A253"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Backup communication channel confirmed with Kelsey</w:t>
            </w:r>
          </w:p>
        </w:tc>
      </w:tr>
    </w:tbl>
    <w:p w14:paraId="128A55A4" w14:textId="77777777" w:rsidR="006D0F87" w:rsidRPr="00082018" w:rsidRDefault="006D0F87">
      <w:pPr>
        <w:spacing w:after="0" w:line="240" w:lineRule="auto"/>
        <w:rPr>
          <w:sz w:val="28"/>
          <w:szCs w:val="28"/>
        </w:rPr>
      </w:pPr>
    </w:p>
    <w:p w14:paraId="60044174"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Crisis: RPC Link Fails</w:t>
      </w:r>
    </w:p>
    <w:p w14:paraId="1E4FE6E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Attempt reconnect via primary channel — give it 60 seconds</w:t>
      </w:r>
    </w:p>
    <w:p w14:paraId="7A5A8ECC"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Switch to pre-configured backup Pi channel</w:t>
      </w:r>
    </w:p>
    <w:p w14:paraId="7F25289C"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If backup fails: use any available channel (Teams, phone, email); maintain GUI control</w:t>
      </w:r>
    </w:p>
    <w:p w14:paraId="4F93D64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Do NOT call for facilitator help in first 90 seconds — work it yourselves</w:t>
      </w:r>
    </w:p>
    <w:p w14:paraId="7590CB31"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If unresolved after 3 minutes: flag for facilitator</w:t>
      </w:r>
    </w:p>
    <w:p w14:paraId="4ED00FBC" w14:textId="77777777" w:rsidR="006D0F87" w:rsidRPr="00082018" w:rsidRDefault="006D0F87">
      <w:pPr>
        <w:spacing w:after="0" w:line="240" w:lineRule="auto"/>
        <w:rPr>
          <w:sz w:val="28"/>
          <w:szCs w:val="28"/>
        </w:rPr>
      </w:pPr>
    </w:p>
    <w:p w14:paraId="1EF87FBB"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lastRenderedPageBreak/>
        <w:t>Crisis: Kelsey Can't Follow Instructions</w:t>
      </w:r>
    </w:p>
    <w:p w14:paraId="3E48FA02"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Pause. Is it jargon? A missing step? Wrong order?</w:t>
      </w:r>
    </w:p>
    <w:p w14:paraId="10ABE6BC"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Translate one step at a time; confirm each before proceeding</w:t>
      </w:r>
    </w:p>
    <w:p w14:paraId="2DBF8321"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Allow Kelsey up to 3 clarifying questions for any critical build step</w:t>
      </w:r>
    </w:p>
    <w:p w14:paraId="271651BF"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Log all failures — they will be used in debrief</w:t>
      </w:r>
    </w:p>
    <w:p w14:paraId="1E4ACE2D" w14:textId="77777777" w:rsidR="006D0F87" w:rsidRPr="00082018" w:rsidRDefault="006D0F87">
      <w:pPr>
        <w:spacing w:after="0" w:line="240" w:lineRule="auto"/>
        <w:rPr>
          <w:sz w:val="28"/>
          <w:szCs w:val="28"/>
        </w:rPr>
      </w:pPr>
    </w:p>
    <w:p w14:paraId="36D45A42"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3 Mission Role</w:t>
      </w:r>
    </w:p>
    <w:p w14:paraId="0B975B83"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Live relay confirmed before mission start</w:t>
      </w:r>
    </w:p>
    <w:p w14:paraId="489E79A5"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Announce MISSION GO at HR5</w:t>
      </w:r>
    </w:p>
    <w:p w14:paraId="02AD8C9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Call MISSION COMPLETE when gas valve is shut off</w:t>
      </w:r>
    </w:p>
    <w:p w14:paraId="56F7CBB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Manage any communication gaps during mission — do not stay silent</w:t>
      </w:r>
    </w:p>
    <w:p w14:paraId="7B4FB254" w14:textId="77777777" w:rsidR="006D0F87" w:rsidRPr="00082018" w:rsidRDefault="006D0F87">
      <w:pPr>
        <w:spacing w:after="0" w:line="240" w:lineRule="auto"/>
        <w:rPr>
          <w:sz w:val="28"/>
          <w:szCs w:val="28"/>
        </w:rPr>
      </w:pPr>
    </w:p>
    <w:p w14:paraId="3B7938DA"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Debrief Question (Day 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333C8691"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3486D23F"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What was the hardest thing to relay? How did Kelsey's experience change based on your instruction quality?</w:t>
            </w:r>
          </w:p>
        </w:tc>
      </w:tr>
    </w:tbl>
    <w:p w14:paraId="34032DB0" w14:textId="77777777" w:rsidR="006D0F87" w:rsidRPr="00082018" w:rsidRDefault="00000000">
      <w:pPr>
        <w:spacing w:after="40" w:line="240" w:lineRule="auto"/>
        <w:rPr>
          <w:sz w:val="28"/>
          <w:szCs w:val="28"/>
        </w:rPr>
      </w:pPr>
      <w:r w:rsidRPr="00082018">
        <w:rPr>
          <w:sz w:val="20"/>
          <w:szCs w:val="28"/>
        </w:rP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2699B7C1" w14:textId="77777777">
        <w:tc>
          <w:tcPr>
            <w:tcW w:w="10800" w:type="dxa"/>
            <w:tcBorders>
              <w:top w:val="none" w:sz="0" w:space="0" w:color="FFFFFF"/>
              <w:left w:val="none" w:sz="0" w:space="0" w:color="FFFFFF"/>
              <w:bottom w:val="none" w:sz="0" w:space="0" w:color="FFFFFF"/>
              <w:right w:val="none" w:sz="0" w:space="0" w:color="FFFFFF"/>
            </w:tcBorders>
            <w:shd w:val="clear" w:color="auto" w:fill="117A65"/>
            <w:tcMar>
              <w:top w:w="30" w:type="dxa"/>
              <w:left w:w="60" w:type="dxa"/>
              <w:bottom w:w="30" w:type="dxa"/>
              <w:right w:w="60" w:type="dxa"/>
            </w:tcMar>
          </w:tcPr>
          <w:p w14:paraId="78FC7793"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24"/>
              </w:rPr>
              <w:lastRenderedPageBreak/>
              <w:t>OPERATION GAS VALVE</w:t>
            </w:r>
          </w:p>
          <w:p w14:paraId="08843CEA" w14:textId="77777777" w:rsidR="006D0F87" w:rsidRPr="00082018" w:rsidRDefault="00000000">
            <w:pPr>
              <w:spacing w:before="20" w:after="20" w:line="240" w:lineRule="auto"/>
              <w:jc w:val="center"/>
              <w:rPr>
                <w:sz w:val="28"/>
                <w:szCs w:val="28"/>
              </w:rPr>
            </w:pPr>
            <w:r w:rsidRPr="00082018">
              <w:rPr>
                <w:rFonts w:ascii="Arial" w:eastAsia="Arial" w:hAnsi="Arial" w:cs="Arial"/>
                <w:b/>
                <w:bCs/>
                <w:color w:val="FFFFFF"/>
                <w:sz w:val="18"/>
                <w:szCs w:val="44"/>
              </w:rPr>
              <w:t>MISSION BRIEF — PILOT TEAM</w:t>
            </w:r>
          </w:p>
          <w:p w14:paraId="66C36F1B" w14:textId="77777777" w:rsidR="006D0F87" w:rsidRDefault="00000000">
            <w:pPr>
              <w:spacing w:before="20" w:after="20" w:line="240" w:lineRule="auto"/>
              <w:jc w:val="center"/>
              <w:rPr>
                <w:rFonts w:ascii="Arial" w:eastAsia="Arial" w:hAnsi="Arial" w:cs="Arial"/>
                <w:color w:val="FFFFFF"/>
                <w:sz w:val="18"/>
                <w:szCs w:val="28"/>
              </w:rPr>
            </w:pPr>
            <w:r w:rsidRPr="00082018">
              <w:rPr>
                <w:rFonts w:ascii="Arial" w:eastAsia="Arial" w:hAnsi="Arial" w:cs="Arial"/>
                <w:color w:val="FFFFFF"/>
                <w:sz w:val="18"/>
                <w:szCs w:val="28"/>
              </w:rPr>
              <w:t>GUI development, RPC control loop, latency compensation, mission execution</w:t>
            </w:r>
          </w:p>
          <w:p w14:paraId="54218FE2" w14:textId="728A51BF" w:rsidR="00082018" w:rsidRPr="00082018" w:rsidRDefault="00082018">
            <w:pPr>
              <w:spacing w:before="20" w:after="20" w:line="240" w:lineRule="auto"/>
              <w:jc w:val="center"/>
              <w:rPr>
                <w:sz w:val="28"/>
                <w:szCs w:val="28"/>
              </w:rPr>
            </w:pPr>
            <w:r w:rsidRPr="00082018">
              <w:rPr>
                <w:rFonts w:ascii="Arial" w:eastAsia="Arial" w:hAnsi="Arial" w:cs="Arial"/>
                <w:i/>
                <w:iCs/>
                <w:color w:val="FFFFFF"/>
                <w:sz w:val="16"/>
                <w:szCs w:val="24"/>
              </w:rPr>
              <w:t xml:space="preserve">A full mission timeline overview is available at </w:t>
            </w:r>
            <w:proofErr w:type="spellStart"/>
            <w:proofErr w:type="gramStart"/>
            <w:r>
              <w:rPr>
                <w:rFonts w:ascii="Arial" w:eastAsia="Arial" w:hAnsi="Arial" w:cs="Arial"/>
                <w:i/>
                <w:iCs/>
                <w:color w:val="FFFFFF"/>
                <w:sz w:val="16"/>
                <w:szCs w:val="24"/>
              </w:rPr>
              <w:t>OGV</w:t>
            </w:r>
            <w:r w:rsidRPr="00082018">
              <w:rPr>
                <w:rFonts w:ascii="Arial" w:eastAsia="Arial" w:hAnsi="Arial" w:cs="Arial"/>
                <w:i/>
                <w:iCs/>
                <w:color w:val="FFFFFF"/>
                <w:sz w:val="16"/>
                <w:szCs w:val="24"/>
              </w:rPr>
              <w:t>buildmo.tiiny.site</w:t>
            </w:r>
            <w:proofErr w:type="spellEnd"/>
            <w:proofErr w:type="gramEnd"/>
          </w:p>
        </w:tc>
      </w:tr>
    </w:tbl>
    <w:p w14:paraId="722B3B1B" w14:textId="77777777" w:rsidR="006D0F87" w:rsidRPr="00082018" w:rsidRDefault="006D0F87">
      <w:pPr>
        <w:spacing w:after="0" w:line="240" w:lineRule="auto"/>
        <w:rPr>
          <w:sz w:val="28"/>
          <w:szCs w:val="28"/>
        </w:rPr>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09566CFC"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7F876C65" w14:textId="7A660D8E" w:rsidR="006D0F87" w:rsidRPr="00082018" w:rsidRDefault="00000000">
            <w:pPr>
              <w:spacing w:before="20" w:after="20" w:line="240" w:lineRule="auto"/>
              <w:rPr>
                <w:sz w:val="28"/>
                <w:szCs w:val="28"/>
              </w:rPr>
            </w:pPr>
            <w:r w:rsidRPr="00082018">
              <w:rPr>
                <w:rFonts w:ascii="Arial" w:eastAsia="Arial" w:hAnsi="Arial" w:cs="Arial"/>
                <w:b/>
                <w:bCs/>
                <w:sz w:val="18"/>
                <w:szCs w:val="28"/>
              </w:rPr>
              <w:t>You are the remote operator. Control signals originate in your</w:t>
            </w:r>
            <w:r w:rsidR="00060718">
              <w:rPr>
                <w:rFonts w:ascii="Arial" w:eastAsia="Arial" w:hAnsi="Arial" w:cs="Arial"/>
                <w:b/>
                <w:bCs/>
                <w:sz w:val="18"/>
                <w:szCs w:val="28"/>
              </w:rPr>
              <w:t xml:space="preserve"> Graphical User Interface</w:t>
            </w:r>
            <w:r w:rsidRPr="00082018">
              <w:rPr>
                <w:rFonts w:ascii="Arial" w:eastAsia="Arial" w:hAnsi="Arial" w:cs="Arial"/>
                <w:b/>
                <w:bCs/>
                <w:sz w:val="18"/>
                <w:szCs w:val="28"/>
              </w:rPr>
              <w:t xml:space="preserve"> </w:t>
            </w:r>
            <w:r w:rsidR="00060718">
              <w:rPr>
                <w:rFonts w:ascii="Arial" w:eastAsia="Arial" w:hAnsi="Arial" w:cs="Arial"/>
                <w:b/>
                <w:bCs/>
                <w:sz w:val="18"/>
                <w:szCs w:val="28"/>
              </w:rPr>
              <w:t>(</w:t>
            </w:r>
            <w:r w:rsidRPr="00082018">
              <w:rPr>
                <w:rFonts w:ascii="Arial" w:eastAsia="Arial" w:hAnsi="Arial" w:cs="Arial"/>
                <w:b/>
                <w:bCs/>
                <w:sz w:val="18"/>
                <w:szCs w:val="28"/>
              </w:rPr>
              <w:t>GUI</w:t>
            </w:r>
            <w:r w:rsidR="00060718">
              <w:rPr>
                <w:rFonts w:ascii="Arial" w:eastAsia="Arial" w:hAnsi="Arial" w:cs="Arial"/>
                <w:b/>
                <w:bCs/>
                <w:sz w:val="18"/>
                <w:szCs w:val="28"/>
              </w:rPr>
              <w:t>)</w:t>
            </w:r>
            <w:r w:rsidRPr="00082018">
              <w:rPr>
                <w:rFonts w:ascii="Arial" w:eastAsia="Arial" w:hAnsi="Arial" w:cs="Arial"/>
                <w:b/>
                <w:bCs/>
                <w:sz w:val="18"/>
                <w:szCs w:val="28"/>
              </w:rPr>
              <w:t xml:space="preserve">, </w:t>
            </w:r>
            <w:r w:rsidR="00AD5A39">
              <w:rPr>
                <w:rFonts w:ascii="Arial" w:eastAsia="Arial" w:hAnsi="Arial" w:cs="Arial"/>
                <w:b/>
                <w:bCs/>
                <w:sz w:val="18"/>
                <w:szCs w:val="28"/>
              </w:rPr>
              <w:t>travel from your Pi</w:t>
            </w:r>
            <w:r w:rsidRPr="00082018">
              <w:rPr>
                <w:rFonts w:ascii="Arial" w:eastAsia="Arial" w:hAnsi="Arial" w:cs="Arial"/>
                <w:b/>
                <w:bCs/>
                <w:sz w:val="18"/>
                <w:szCs w:val="28"/>
              </w:rPr>
              <w:t xml:space="preserve"> to Kelsey’s Pi</w:t>
            </w:r>
            <w:r w:rsidR="00AD5A39">
              <w:rPr>
                <w:rFonts w:ascii="Arial" w:eastAsia="Arial" w:hAnsi="Arial" w:cs="Arial"/>
                <w:b/>
                <w:bCs/>
                <w:sz w:val="18"/>
                <w:szCs w:val="28"/>
              </w:rPr>
              <w:t xml:space="preserve"> via Pi Connect</w:t>
            </w:r>
            <w:r w:rsidRPr="00082018">
              <w:rPr>
                <w:rFonts w:ascii="Arial" w:eastAsia="Arial" w:hAnsi="Arial" w:cs="Arial"/>
                <w:b/>
                <w:bCs/>
                <w:sz w:val="18"/>
                <w:szCs w:val="28"/>
              </w:rPr>
              <w:t xml:space="preserve">, </w:t>
            </w:r>
            <w:r w:rsidR="00AD5A39">
              <w:rPr>
                <w:rFonts w:ascii="Arial" w:eastAsia="Arial" w:hAnsi="Arial" w:cs="Arial"/>
                <w:b/>
                <w:bCs/>
                <w:sz w:val="18"/>
                <w:szCs w:val="28"/>
              </w:rPr>
              <w:t xml:space="preserve">and communicates </w:t>
            </w:r>
            <w:ins w:id="178" w:author="Jeremy Brown" w:date="2026-03-05T11:32:00Z" w16du:dateUtc="2026-03-05T16:32:00Z">
              <w:r w:rsidR="00C641C2">
                <w:rPr>
                  <w:rFonts w:ascii="Arial" w:eastAsia="Arial" w:hAnsi="Arial" w:cs="Arial"/>
                  <w:b/>
                  <w:bCs/>
                  <w:sz w:val="18"/>
                  <w:szCs w:val="28"/>
                </w:rPr>
                <w:t xml:space="preserve">through </w:t>
              </w:r>
              <w:r w:rsidR="009452BC">
                <w:rPr>
                  <w:rFonts w:ascii="Arial" w:eastAsia="Arial" w:hAnsi="Arial" w:cs="Arial"/>
                  <w:b/>
                  <w:bCs/>
                  <w:sz w:val="18"/>
                  <w:szCs w:val="28"/>
                </w:rPr>
                <w:t>USB</w:t>
              </w:r>
              <w:r w:rsidR="00C641C2">
                <w:rPr>
                  <w:rFonts w:ascii="Arial" w:eastAsia="Arial" w:hAnsi="Arial" w:cs="Arial"/>
                  <w:b/>
                  <w:bCs/>
                  <w:sz w:val="18"/>
                  <w:szCs w:val="28"/>
                </w:rPr>
                <w:t xml:space="preserve"> </w:t>
              </w:r>
            </w:ins>
            <w:del w:id="179" w:author="Jeremy Brown" w:date="2026-03-05T11:32:00Z" w16du:dateUtc="2026-03-05T16:32:00Z">
              <w:r w:rsidR="00C11700" w:rsidDel="009452BC">
                <w:rPr>
                  <w:rFonts w:ascii="Arial" w:eastAsia="Arial" w:hAnsi="Arial" w:cs="Arial"/>
                  <w:b/>
                  <w:bCs/>
                  <w:sz w:val="18"/>
                  <w:szCs w:val="28"/>
                </w:rPr>
                <w:delText>via</w:delText>
              </w:r>
            </w:del>
            <w:r w:rsidR="00C11700">
              <w:rPr>
                <w:rFonts w:ascii="Arial" w:eastAsia="Arial" w:hAnsi="Arial" w:cs="Arial"/>
                <w:b/>
                <w:bCs/>
                <w:sz w:val="18"/>
                <w:szCs w:val="28"/>
              </w:rPr>
              <w:t xml:space="preserve"> </w:t>
            </w:r>
            <w:r w:rsidRPr="00082018">
              <w:rPr>
                <w:rFonts w:ascii="Arial" w:eastAsia="Arial" w:hAnsi="Arial" w:cs="Arial"/>
                <w:b/>
                <w:bCs/>
                <w:sz w:val="18"/>
                <w:szCs w:val="28"/>
              </w:rPr>
              <w:t>to the Arduino Mega</w:t>
            </w:r>
            <w:del w:id="180" w:author="Jeremy Brown" w:date="2026-03-05T11:32:00Z" w16du:dateUtc="2026-03-05T16:32:00Z">
              <w:r w:rsidRPr="00082018" w:rsidDel="009452BC">
                <w:rPr>
                  <w:rFonts w:ascii="Arial" w:eastAsia="Arial" w:hAnsi="Arial" w:cs="Arial"/>
                  <w:b/>
                  <w:bCs/>
                  <w:sz w:val="18"/>
                  <w:szCs w:val="28"/>
                </w:rPr>
                <w:delText xml:space="preserve"> (arm servos) and Pi GPIO to the H-bridge (drive)</w:delText>
              </w:r>
            </w:del>
            <w:r w:rsidRPr="00082018">
              <w:rPr>
                <w:rFonts w:ascii="Arial" w:eastAsia="Arial" w:hAnsi="Arial" w:cs="Arial"/>
                <w:b/>
                <w:bCs/>
                <w:sz w:val="18"/>
                <w:szCs w:val="28"/>
              </w:rPr>
              <w:t>. Every input has latency. Design your GUI sensitivity around the measured round-trip delay — build for zero-lag target, then add a buffer margin for the long-haul Australia connection.</w:t>
            </w:r>
          </w:p>
        </w:tc>
      </w:tr>
    </w:tbl>
    <w:p w14:paraId="1BF36923" w14:textId="77777777" w:rsidR="002E3269" w:rsidRPr="00082018" w:rsidRDefault="002E3269" w:rsidP="002E3269">
      <w:pPr>
        <w:spacing w:after="0" w:line="240" w:lineRule="auto"/>
        <w:rPr>
          <w:sz w:val="28"/>
          <w:szCs w:val="28"/>
        </w:rPr>
      </w:pPr>
    </w:p>
    <w:p w14:paraId="641513E4" w14:textId="77777777" w:rsidR="002E3269" w:rsidRPr="00082018" w:rsidRDefault="002E3269" w:rsidP="002E3269">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Common Failure Mode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2E3269" w:rsidRPr="00082018" w14:paraId="4AF7BC28" w14:textId="77777777" w:rsidTr="00DB2283">
        <w:tc>
          <w:tcPr>
            <w:tcW w:w="10800" w:type="dxa"/>
            <w:tcBorders>
              <w:top w:val="single" w:sz="1" w:space="0" w:color="CCCCCC"/>
              <w:left w:val="single" w:sz="1" w:space="0" w:color="CCCCCC"/>
              <w:bottom w:val="single" w:sz="1" w:space="0" w:color="CCCCCC"/>
              <w:right w:val="single" w:sz="1" w:space="0" w:color="CCCCCC"/>
            </w:tcBorders>
            <w:shd w:val="clear" w:color="auto" w:fill="FDECEA"/>
            <w:tcMar>
              <w:top w:w="30" w:type="dxa"/>
              <w:left w:w="60" w:type="dxa"/>
              <w:bottom w:w="30" w:type="dxa"/>
              <w:right w:w="60" w:type="dxa"/>
            </w:tcMar>
          </w:tcPr>
          <w:p w14:paraId="17A90A2A" w14:textId="084AFA90" w:rsidR="002E3269" w:rsidRPr="00082018" w:rsidRDefault="002E3269" w:rsidP="00DB2283">
            <w:pPr>
              <w:spacing w:before="20" w:after="20" w:line="240" w:lineRule="auto"/>
              <w:rPr>
                <w:sz w:val="28"/>
                <w:szCs w:val="28"/>
              </w:rPr>
            </w:pPr>
            <w:r w:rsidRPr="00082018">
              <w:rPr>
                <w:rFonts w:ascii="Arial" w:eastAsia="Arial" w:hAnsi="Arial" w:cs="Arial"/>
                <w:b/>
                <w:bCs/>
                <w:color w:val="C0392B"/>
                <w:sz w:val="18"/>
                <w:szCs w:val="28"/>
              </w:rPr>
              <w:t>Building the GUI against the AU robot only. Kelsey’s build may have different serial port assignments, minor wiring offsets, or PWM calibration differences. Every GUI control must be tested directly on Kelsey’s robot by Day 2 HR7. If mappings differ, update GUI to match her build — not AU.</w:t>
            </w:r>
          </w:p>
        </w:tc>
      </w:tr>
    </w:tbl>
    <w:p w14:paraId="1CFA2EA3" w14:textId="77777777" w:rsidR="002E3269" w:rsidRPr="00082018" w:rsidRDefault="002E3269" w:rsidP="002E3269">
      <w:pPr>
        <w:spacing w:after="0" w:line="240" w:lineRule="auto"/>
        <w:rPr>
          <w:sz w:val="28"/>
          <w:szCs w:val="28"/>
        </w:rPr>
      </w:pPr>
    </w:p>
    <w:p w14:paraId="7F665EE3"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Daily Minimum Standards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1"/>
        <w:gridCol w:w="7339"/>
      </w:tblGrid>
      <w:tr w:rsidR="006D0F87" w:rsidRPr="00082018" w14:paraId="25ACBF65" w14:textId="77777777">
        <w:tc>
          <w:tcPr>
            <w:tcW w:w="3461"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1553195D"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Day</w:t>
            </w:r>
          </w:p>
        </w:tc>
        <w:tc>
          <w:tcPr>
            <w:tcW w:w="7338"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3000B1AB"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What You Must Deliver</w:t>
            </w:r>
          </w:p>
        </w:tc>
      </w:tr>
      <w:tr w:rsidR="006D0F87" w:rsidRPr="00082018" w14:paraId="45A3A9ED"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F374A19"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1</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7229B11"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GUI framework set up (not complete). Tank drive controls functional in GUI. Control layout defined. Simulator access confirmed.</w:t>
            </w:r>
          </w:p>
        </w:tc>
      </w:tr>
      <w:tr w:rsidR="006D0F87" w:rsidRPr="00082018" w14:paraId="11F886AC"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2BABF4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2 HR3 (Hard Deadline)</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4148693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Basic tank controls functional in GUI. If not: swap to pre-built GUI immediately.</w:t>
            </w:r>
          </w:p>
        </w:tc>
      </w:tr>
      <w:tr w:rsidR="006D0F87" w:rsidRPr="00082018" w14:paraId="0EF7DEC8" w14:textId="77777777">
        <w:tc>
          <w:tcPr>
            <w:tcW w:w="3461"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653305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End of Day 2</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072CB8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GUI controls tank + arm + grip on Kelsey's robot. First full remote pilot run completed. Latency tuning started.</w:t>
            </w:r>
          </w:p>
        </w:tc>
      </w:tr>
      <w:tr w:rsidR="006D0F87" w:rsidRPr="00082018" w14:paraId="15A1E145" w14:textId="77777777">
        <w:tc>
          <w:tcPr>
            <w:tcW w:w="3461"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62A4A1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Day 3 Mission Ready</w:t>
            </w:r>
          </w:p>
        </w:tc>
        <w:tc>
          <w:tcPr>
            <w:tcW w:w="7338"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F6A21D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Full dress rehearsal sequence completed. GUI latency tuned. Mission controls confirmed. Gas valve test completed with Grip team.</w:t>
            </w:r>
          </w:p>
        </w:tc>
      </w:tr>
    </w:tbl>
    <w:p w14:paraId="7E4BE091" w14:textId="77777777" w:rsidR="006D0F87" w:rsidRPr="00082018" w:rsidRDefault="006D0F87">
      <w:pPr>
        <w:spacing w:after="0" w:line="240" w:lineRule="auto"/>
        <w:rPr>
          <w:sz w:val="28"/>
          <w:szCs w:val="28"/>
        </w:rPr>
      </w:pPr>
    </w:p>
    <w:p w14:paraId="3FF305F9"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Verification Checks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9970"/>
      </w:tblGrid>
      <w:tr w:rsidR="006D0F87" w:rsidRPr="00082018" w14:paraId="1E34216D"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938FF7D"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AAE5D0A"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Does clicking the GUI move anything on the AU tank? (Day 1)</w:t>
            </w:r>
          </w:p>
        </w:tc>
      </w:tr>
      <w:tr w:rsidR="006D0F87" w:rsidRPr="00082018" w14:paraId="0FAF0D21"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50F30F70"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17A42869"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Can Pilot drive Kelsey's tank via GUI from AU station? (Day 2 HR7)</w:t>
            </w:r>
          </w:p>
        </w:tc>
      </w:tr>
      <w:tr w:rsidR="006D0F87" w:rsidRPr="00082018" w14:paraId="14A733E7" w14:textId="77777777">
        <w:tc>
          <w:tcPr>
            <w:tcW w:w="830"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9975B51"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E971255"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Can Pilot move Kelsey's arm via GUI from AU station? (Day 2 HR7)</w:t>
            </w:r>
          </w:p>
        </w:tc>
      </w:tr>
      <w:tr w:rsidR="006D0F87" w:rsidRPr="00082018" w14:paraId="32F8D32E" w14:textId="77777777">
        <w:tc>
          <w:tcPr>
            <w:tcW w:w="830"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D7EE368" w14:textId="77777777" w:rsidR="006D0F87" w:rsidRPr="00082018" w:rsidRDefault="00000000">
            <w:pPr>
              <w:spacing w:before="20" w:after="20" w:line="240" w:lineRule="auto"/>
              <w:jc w:val="center"/>
              <w:rPr>
                <w:sz w:val="28"/>
                <w:szCs w:val="28"/>
              </w:rPr>
            </w:pPr>
            <w:r w:rsidRPr="00082018">
              <w:rPr>
                <w:rFonts w:ascii="Arial" w:eastAsia="Arial" w:hAnsi="Arial" w:cs="Arial"/>
                <w:sz w:val="18"/>
                <w:szCs w:val="28"/>
              </w:rPr>
              <w:t>☐</w:t>
            </w:r>
          </w:p>
        </w:tc>
        <w:tc>
          <w:tcPr>
            <w:tcW w:w="9969"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37E6F95A" w14:textId="77777777" w:rsidR="006D0F87" w:rsidRPr="00082018" w:rsidRDefault="00000000">
            <w:pPr>
              <w:spacing w:before="20" w:after="20" w:line="240" w:lineRule="auto"/>
              <w:rPr>
                <w:sz w:val="28"/>
                <w:szCs w:val="28"/>
              </w:rPr>
            </w:pPr>
            <w:r w:rsidRPr="00082018">
              <w:rPr>
                <w:rFonts w:ascii="Arial" w:eastAsia="Arial" w:hAnsi="Arial" w:cs="Arial"/>
                <w:sz w:val="18"/>
                <w:szCs w:val="28"/>
              </w:rPr>
              <w:t>Pilot navigated, deployed arm, and turned valve in dress rehearsal (Day 3)</w:t>
            </w:r>
          </w:p>
        </w:tc>
      </w:tr>
    </w:tbl>
    <w:p w14:paraId="0ECA4B41" w14:textId="77777777" w:rsidR="006D0F87" w:rsidRPr="00082018" w:rsidRDefault="006D0F87">
      <w:pPr>
        <w:spacing w:after="0" w:line="240" w:lineRule="auto"/>
        <w:rPr>
          <w:sz w:val="28"/>
          <w:szCs w:val="28"/>
        </w:rPr>
      </w:pPr>
    </w:p>
    <w:p w14:paraId="01B5B14B"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GUI Requirements — Build in This Order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8493"/>
      </w:tblGrid>
      <w:tr w:rsidR="006D0F87" w:rsidRPr="00082018" w14:paraId="3C05BE4C" w14:textId="77777777">
        <w:tc>
          <w:tcPr>
            <w:tcW w:w="2307"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325F31F6"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Priority</w:t>
            </w:r>
          </w:p>
        </w:tc>
        <w:tc>
          <w:tcPr>
            <w:tcW w:w="8492"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90C6830"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Control</w:t>
            </w:r>
          </w:p>
        </w:tc>
      </w:tr>
      <w:tr w:rsidR="006D0F87" w:rsidRPr="00082018" w14:paraId="6B671B36" w14:textId="77777777">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436240A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1 — Day 1</w:t>
            </w:r>
          </w:p>
        </w:tc>
        <w:tc>
          <w:tcPr>
            <w:tcW w:w="8492"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B58093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Tank drive: WASD or joystick → Pi GPIO PWM → L298N H-bridge → DC motors</w:t>
            </w:r>
          </w:p>
        </w:tc>
      </w:tr>
      <w:tr w:rsidR="006D0F87" w:rsidRPr="00082018" w14:paraId="7D420EE0" w14:textId="77777777">
        <w:tc>
          <w:tcPr>
            <w:tcW w:w="2307"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D8BCD57"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2 — Day 2</w:t>
            </w:r>
          </w:p>
        </w:tc>
        <w:tc>
          <w:tcPr>
            <w:tcW w:w="8492"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7518402"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Arm: 6-axis sliders or joystick → Pi serial → Arduino Mega PWM → MG996R servos</w:t>
            </w:r>
          </w:p>
        </w:tc>
      </w:tr>
      <w:tr w:rsidR="006D0F87" w:rsidRPr="00082018" w14:paraId="1C40E88B" w14:textId="77777777">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6A419285"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3 — Day 2</w:t>
            </w:r>
          </w:p>
        </w:tc>
        <w:tc>
          <w:tcPr>
            <w:tcW w:w="8492"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09EEEE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Gripper: open/close toggle → serial command → servo 6 PWM pulse</w:t>
            </w:r>
          </w:p>
        </w:tc>
      </w:tr>
      <w:tr w:rsidR="006D0F87" w:rsidRPr="00082018" w14:paraId="5F5BDAD4" w14:textId="77777777">
        <w:tc>
          <w:tcPr>
            <w:tcW w:w="2307"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0125EC73"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5 — Day 2</w:t>
            </w:r>
          </w:p>
        </w:tc>
        <w:tc>
          <w:tcPr>
            <w:tcW w:w="8492"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26ECA3FD"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E-STOP: single key/button → immediately zeros all PWM outputs</w:t>
            </w:r>
          </w:p>
        </w:tc>
      </w:tr>
      <w:tr w:rsidR="006D0F87" w:rsidRPr="00082018" w14:paraId="5D58B940" w14:textId="77777777">
        <w:tc>
          <w:tcPr>
            <w:tcW w:w="2307"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61E6EC04"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6 — Day 2</w:t>
            </w:r>
          </w:p>
        </w:tc>
        <w:tc>
          <w:tcPr>
            <w:tcW w:w="8492"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2F9344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Latency / signal quality indicator</w:t>
            </w:r>
          </w:p>
        </w:tc>
      </w:tr>
    </w:tbl>
    <w:p w14:paraId="2FC7C483" w14:textId="77777777" w:rsidR="006D0F87" w:rsidRPr="00082018" w:rsidRDefault="006D0F87">
      <w:pPr>
        <w:spacing w:after="0" w:line="240" w:lineRule="auto"/>
        <w:rPr>
          <w:sz w:val="28"/>
          <w:szCs w:val="28"/>
        </w:rPr>
      </w:pPr>
    </w:p>
    <w:p w14:paraId="1DCA9D86"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Simulator Training (Day 1)</w:t>
      </w:r>
    </w:p>
    <w:p w14:paraId="0109DF8C" w14:textId="77777777" w:rsidR="006D0F87" w:rsidRPr="00082018" w:rsidRDefault="00000000">
      <w:pPr>
        <w:spacing w:after="40" w:line="240" w:lineRule="auto"/>
        <w:rPr>
          <w:sz w:val="28"/>
          <w:szCs w:val="28"/>
        </w:rPr>
      </w:pPr>
      <w:r w:rsidRPr="00082018">
        <w:rPr>
          <w:rFonts w:ascii="Arial" w:eastAsia="Arial" w:hAnsi="Arial" w:cs="Arial"/>
          <w:sz w:val="20"/>
          <w:szCs w:val="28"/>
        </w:rPr>
        <w:t>All Pilot team members must complete simulator training during Day 1 build hours. Prioritize:</w:t>
      </w:r>
    </w:p>
    <w:p w14:paraId="72D1A45F"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Low-speed differential drive in a confined corridor — practice tight turns at varying PWM rates</w:t>
      </w:r>
    </w:p>
    <w:p w14:paraId="6F9BB849"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Arm deployment from stationary chassis — learn servo response curves before adding chassis movement</w:t>
      </w:r>
    </w:p>
    <w:p w14:paraId="43F9C3ED"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End-effector precision targeting — valve handle has a small engagement window; practice consistent approach heading</w:t>
      </w:r>
    </w:p>
    <w:p w14:paraId="5FDE3B3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Operating with high-latency or partial camera feed — build spatial awareness without full visual fidelity</w:t>
      </w:r>
    </w:p>
    <w:p w14:paraId="6B9321FE" w14:textId="77777777" w:rsidR="006D0F87" w:rsidRDefault="006D0F87">
      <w:pPr>
        <w:spacing w:after="0" w:line="240" w:lineRule="auto"/>
        <w:rPr>
          <w:sz w:val="28"/>
          <w:szCs w:val="28"/>
        </w:rPr>
      </w:pPr>
    </w:p>
    <w:p w14:paraId="70BBAA80" w14:textId="77777777" w:rsidR="002E3269" w:rsidRPr="00082018" w:rsidRDefault="002E3269">
      <w:pPr>
        <w:spacing w:after="0" w:line="240" w:lineRule="auto"/>
        <w:rPr>
          <w:sz w:val="28"/>
          <w:szCs w:val="28"/>
        </w:rPr>
      </w:pPr>
    </w:p>
    <w:p w14:paraId="068C0C22"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lastRenderedPageBreak/>
        <w:t>First Pilot Run on Kelsey's Robot (Day 2 HR7)</w:t>
      </w:r>
    </w:p>
    <w:p w14:paraId="45BA1565" w14:textId="77777777" w:rsidR="006D0F87" w:rsidRPr="00082018" w:rsidRDefault="00000000">
      <w:pPr>
        <w:spacing w:after="40" w:line="240" w:lineRule="auto"/>
        <w:rPr>
          <w:sz w:val="28"/>
          <w:szCs w:val="28"/>
        </w:rPr>
      </w:pPr>
      <w:r w:rsidRPr="00082018">
        <w:rPr>
          <w:rFonts w:ascii="Arial" w:eastAsia="Arial" w:hAnsi="Arial" w:cs="Arial"/>
          <w:sz w:val="20"/>
          <w:szCs w:val="28"/>
        </w:rPr>
        <w:t>This is the most important test of Day 2. Complete this sequence: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5"/>
        <w:gridCol w:w="6185"/>
      </w:tblGrid>
      <w:tr w:rsidR="006D0F87" w:rsidRPr="00082018" w14:paraId="3A5490DC" w14:textId="77777777">
        <w:tc>
          <w:tcPr>
            <w:tcW w:w="4615"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0ED3A181"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Step</w:t>
            </w:r>
          </w:p>
        </w:tc>
        <w:tc>
          <w:tcPr>
            <w:tcW w:w="6184" w:type="dxa"/>
            <w:tcBorders>
              <w:top w:val="single" w:sz="1" w:space="0" w:color="CCCCCC"/>
              <w:left w:val="single" w:sz="1" w:space="0" w:color="CCCCCC"/>
              <w:bottom w:val="single" w:sz="1" w:space="0" w:color="CCCCCC"/>
              <w:right w:val="single" w:sz="1" w:space="0" w:color="CCCCCC"/>
            </w:tcBorders>
            <w:shd w:val="clear" w:color="auto" w:fill="1A1A2E"/>
            <w:tcMar>
              <w:top w:w="30" w:type="dxa"/>
              <w:left w:w="60" w:type="dxa"/>
              <w:bottom w:w="30" w:type="dxa"/>
              <w:right w:w="60" w:type="dxa"/>
            </w:tcMar>
          </w:tcPr>
          <w:p w14:paraId="67E79539" w14:textId="77777777" w:rsidR="006D0F87" w:rsidRPr="00082018" w:rsidRDefault="00000000">
            <w:pPr>
              <w:spacing w:before="20" w:after="20" w:line="240" w:lineRule="auto"/>
              <w:rPr>
                <w:sz w:val="28"/>
                <w:szCs w:val="28"/>
              </w:rPr>
            </w:pPr>
            <w:r w:rsidRPr="00082018">
              <w:rPr>
                <w:rFonts w:ascii="Arial" w:eastAsia="Arial" w:hAnsi="Arial" w:cs="Arial"/>
                <w:b/>
                <w:bCs/>
                <w:color w:val="FFFFFF"/>
                <w:sz w:val="18"/>
                <w:szCs w:val="24"/>
              </w:rPr>
              <w:t>Confirm</w:t>
            </w:r>
          </w:p>
        </w:tc>
      </w:tr>
      <w:tr w:rsidR="006D0F87" w:rsidRPr="00082018" w14:paraId="169085F5" w14:textId="77777777">
        <w:tc>
          <w:tcPr>
            <w:tcW w:w="4615"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59462A00"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Tank: drive forward 1 metre</w:t>
            </w:r>
          </w:p>
        </w:tc>
        <w:tc>
          <w:tcPr>
            <w:tcW w:w="6184"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73C63948"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Correct PWM response via RPC — check for latency delta vs AU build</w:t>
            </w:r>
          </w:p>
        </w:tc>
      </w:tr>
      <w:tr w:rsidR="006D0F87" w:rsidRPr="00082018" w14:paraId="03D59423" w14:textId="77777777">
        <w:tc>
          <w:tcPr>
            <w:tcW w:w="4615"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416FB2CA"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Tank: turn left, turn right</w:t>
            </w:r>
          </w:p>
        </w:tc>
        <w:tc>
          <w:tcPr>
            <w:tcW w:w="6184"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752ABE5B"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No direction reversal or lag spike — verify H-bridge pin mapping matches AU</w:t>
            </w:r>
          </w:p>
        </w:tc>
      </w:tr>
      <w:tr w:rsidR="006D0F87" w:rsidRPr="00082018" w14:paraId="4804F29E" w14:textId="77777777">
        <w:tc>
          <w:tcPr>
            <w:tcW w:w="4615"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3A0A58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Arm: cycle all DOF</w:t>
            </w:r>
          </w:p>
        </w:tc>
        <w:tc>
          <w:tcPr>
            <w:tcW w:w="6184" w:type="dxa"/>
            <w:tcBorders>
              <w:top w:val="single" w:sz="1" w:space="0" w:color="CCCCCC"/>
              <w:left w:val="single" w:sz="1" w:space="0" w:color="CCCCCC"/>
              <w:bottom w:val="single" w:sz="1" w:space="0" w:color="CCCCCC"/>
              <w:right w:val="single" w:sz="1" w:space="0" w:color="CCCCCC"/>
            </w:tcBorders>
            <w:shd w:val="clear" w:color="auto" w:fill="FFFFFF"/>
            <w:tcMar>
              <w:top w:w="30" w:type="dxa"/>
              <w:left w:w="60" w:type="dxa"/>
              <w:bottom w:w="30" w:type="dxa"/>
              <w:right w:w="60" w:type="dxa"/>
            </w:tcMar>
          </w:tcPr>
          <w:p w14:paraId="34FC242F"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All joints respond via Arduino serial — no servo conflict or PSU voltage sag</w:t>
            </w:r>
          </w:p>
        </w:tc>
      </w:tr>
      <w:tr w:rsidR="006D0F87" w:rsidRPr="00082018" w14:paraId="2C909724" w14:textId="77777777">
        <w:tc>
          <w:tcPr>
            <w:tcW w:w="4615"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0DC858C"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Gripper: open and close</w:t>
            </w:r>
          </w:p>
        </w:tc>
        <w:tc>
          <w:tcPr>
            <w:tcW w:w="6184"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26FBFFC9"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Full jaw travel, no binding — confirm PWM min/max match physical stops</w:t>
            </w:r>
          </w:p>
        </w:tc>
      </w:tr>
      <w:tr w:rsidR="006D0F87" w:rsidRPr="00082018" w14:paraId="4488E84D" w14:textId="77777777">
        <w:tc>
          <w:tcPr>
            <w:tcW w:w="4615"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42030C3E"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Emergency stop</w:t>
            </w:r>
          </w:p>
        </w:tc>
        <w:tc>
          <w:tcPr>
            <w:tcW w:w="6184" w:type="dxa"/>
            <w:tcBorders>
              <w:top w:val="single" w:sz="1" w:space="0" w:color="CCCCCC"/>
              <w:left w:val="single" w:sz="1" w:space="0" w:color="CCCCCC"/>
              <w:bottom w:val="single" w:sz="1" w:space="0" w:color="CCCCCC"/>
              <w:right w:val="single" w:sz="1" w:space="0" w:color="CCCCCC"/>
            </w:tcBorders>
            <w:shd w:val="clear" w:color="auto" w:fill="F2F2F2"/>
            <w:tcMar>
              <w:top w:w="30" w:type="dxa"/>
              <w:left w:w="60" w:type="dxa"/>
              <w:bottom w:w="30" w:type="dxa"/>
              <w:right w:w="60" w:type="dxa"/>
            </w:tcMar>
          </w:tcPr>
          <w:p w14:paraId="09F985A6" w14:textId="77777777" w:rsidR="006D0F87" w:rsidRPr="00082018" w:rsidRDefault="00000000">
            <w:pPr>
              <w:spacing w:before="20" w:after="20" w:line="240" w:lineRule="auto"/>
              <w:rPr>
                <w:sz w:val="28"/>
                <w:szCs w:val="28"/>
              </w:rPr>
            </w:pPr>
            <w:r w:rsidRPr="00082018">
              <w:rPr>
                <w:rFonts w:ascii="Arial" w:eastAsia="Arial" w:hAnsi="Arial" w:cs="Arial"/>
                <w:sz w:val="18"/>
                <w:szCs w:val="24"/>
              </w:rPr>
              <w:t>All PWM outputs zero within one control cycle — confirm E-STOP works over RPC</w:t>
            </w:r>
          </w:p>
        </w:tc>
      </w:tr>
    </w:tbl>
    <w:p w14:paraId="5344B840" w14:textId="77777777" w:rsidR="006D0F87" w:rsidRPr="00082018" w:rsidRDefault="006D0F87">
      <w:pPr>
        <w:spacing w:after="0" w:line="240" w:lineRule="auto"/>
        <w:rPr>
          <w:sz w:val="28"/>
          <w:szCs w:val="28"/>
        </w:rPr>
      </w:pPr>
    </w:p>
    <w:p w14:paraId="0E5D46C5"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Latency Management</w:t>
      </w:r>
    </w:p>
    <w:p w14:paraId="2B70AD0A"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Measure round-trip control latency (GUI input → Pi → Arduino → servo response). Document the value. Tune GUI input sensitivity to compensate — build in a margin buffer above the measured baseline.</w:t>
      </w:r>
    </w:p>
    <w:p w14:paraId="1CAB1853"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Report measured latency to Integration before Go/No-Go. They need it to assess mission viability and set pilot expectations.</w:t>
      </w:r>
    </w:p>
    <w:p w14:paraId="6AD0EAC3" w14:textId="77777777" w:rsidR="006D0F87" w:rsidRPr="00082018" w:rsidRDefault="006D0F87">
      <w:pPr>
        <w:spacing w:after="0" w:line="240" w:lineRule="auto"/>
        <w:rPr>
          <w:sz w:val="28"/>
          <w:szCs w:val="28"/>
        </w:rPr>
      </w:pPr>
    </w:p>
    <w:p w14:paraId="6BCB2709"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Day 3 Mission Sequence</w:t>
      </w:r>
    </w:p>
    <w:p w14:paraId="6BA56932"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Pre-flight: All GUI controls confirmed on Kelsey's robot</w:t>
      </w:r>
    </w:p>
    <w:p w14:paraId="43C196C7"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Dress rehearsal: Full sequence — navigate, deploy arm, turn valve — timed</w:t>
      </w:r>
    </w:p>
    <w:p w14:paraId="74C2349E"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HR5 Mission: Navigate Room 2 to valve position</w:t>
      </w:r>
    </w:p>
    <w:p w14:paraId="596999EB"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HR6 Mission: Arm deployment → engagement → TURN THE VALVE</w:t>
      </w:r>
    </w:p>
    <w:p w14:paraId="4342A469"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Call Comms when valve engagement is confirmed</w:t>
      </w:r>
    </w:p>
    <w:p w14:paraId="6EAA3A64" w14:textId="77777777" w:rsidR="006D0F87" w:rsidRPr="00082018" w:rsidRDefault="006D0F87">
      <w:pPr>
        <w:spacing w:after="0" w:line="240" w:lineRule="auto"/>
        <w:rPr>
          <w:sz w:val="28"/>
          <w:szCs w:val="28"/>
        </w:rPr>
      </w:pPr>
    </w:p>
    <w:p w14:paraId="138EFDE6"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Crisis: GUI Breaks During Mission</w:t>
      </w:r>
    </w:p>
    <w:p w14:paraId="6FAF25DC"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Call GUI failure immediately via Comms — do not attempt silent recovery mid-mission.</w:t>
      </w:r>
    </w:p>
    <w:p w14:paraId="2D4C69CD"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Switch to backup GUI. If it uses different control mappings, brief Integration before resuming.</w:t>
      </w:r>
    </w:p>
    <w:p w14:paraId="6783A121"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Last resort: direct serial terminal to Arduino Mega for arm; direct Pi GPIO script for drive.</w:t>
      </w:r>
    </w:p>
    <w:p w14:paraId="3FC97004" w14:textId="77777777" w:rsidR="006D0F87" w:rsidRPr="00082018" w:rsidRDefault="00000000">
      <w:pPr>
        <w:pStyle w:val="ListParagraph"/>
        <w:numPr>
          <w:ilvl w:val="0"/>
          <w:numId w:val="2"/>
        </w:numPr>
        <w:spacing w:after="20" w:line="240" w:lineRule="auto"/>
        <w:rPr>
          <w:sz w:val="28"/>
          <w:szCs w:val="28"/>
        </w:rPr>
      </w:pPr>
      <w:r w:rsidRPr="00082018">
        <w:rPr>
          <w:rFonts w:ascii="Arial" w:eastAsia="Arial" w:hAnsi="Arial" w:cs="Arial"/>
          <w:sz w:val="20"/>
          <w:szCs w:val="28"/>
        </w:rPr>
        <w:t>Integration assesses residual control capability and calls continue or abort.</w:t>
      </w:r>
    </w:p>
    <w:p w14:paraId="2DDB1B0D" w14:textId="77777777" w:rsidR="006D0F87" w:rsidRPr="00082018" w:rsidRDefault="006D0F87">
      <w:pPr>
        <w:spacing w:after="0" w:line="240" w:lineRule="auto"/>
        <w:rPr>
          <w:sz w:val="28"/>
          <w:szCs w:val="28"/>
        </w:rPr>
      </w:pPr>
    </w:p>
    <w:p w14:paraId="49A99425" w14:textId="77777777" w:rsidR="006D0F87" w:rsidRPr="00082018" w:rsidRDefault="00000000">
      <w:pPr>
        <w:pStyle w:val="Heading2"/>
        <w:pBdr>
          <w:bottom w:val="single" w:sz="4" w:space="1" w:color="C0392B"/>
        </w:pBdr>
        <w:spacing w:before="60" w:after="20" w:line="240" w:lineRule="auto"/>
        <w:rPr>
          <w:sz w:val="32"/>
          <w:szCs w:val="32"/>
        </w:rPr>
      </w:pPr>
      <w:r w:rsidRPr="00082018">
        <w:rPr>
          <w:rFonts w:ascii="Arial" w:eastAsia="Arial" w:hAnsi="Arial" w:cs="Arial"/>
          <w:color w:val="C0392B"/>
          <w:sz w:val="20"/>
          <w:szCs w:val="36"/>
        </w:rPr>
        <w:t>Debrief Question (Day 3)</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0"/>
      </w:tblGrid>
      <w:tr w:rsidR="006D0F87" w:rsidRPr="00082018" w14:paraId="1F0E0DC3" w14:textId="77777777">
        <w:tc>
          <w:tcPr>
            <w:tcW w:w="10800" w:type="dxa"/>
            <w:tcBorders>
              <w:top w:val="single" w:sz="1" w:space="0" w:color="CCCCCC"/>
              <w:left w:val="single" w:sz="1" w:space="0" w:color="CCCCCC"/>
              <w:bottom w:val="single" w:sz="1" w:space="0" w:color="CCCCCC"/>
              <w:right w:val="single" w:sz="1" w:space="0" w:color="CCCCCC"/>
            </w:tcBorders>
            <w:shd w:val="clear" w:color="auto" w:fill="EAF4FB"/>
            <w:tcMar>
              <w:top w:w="30" w:type="dxa"/>
              <w:left w:w="60" w:type="dxa"/>
              <w:bottom w:w="30" w:type="dxa"/>
              <w:right w:w="60" w:type="dxa"/>
            </w:tcMar>
          </w:tcPr>
          <w:p w14:paraId="09A521CB" w14:textId="77777777" w:rsidR="006D0F87" w:rsidRPr="00082018" w:rsidRDefault="00000000">
            <w:pPr>
              <w:spacing w:before="20" w:after="20" w:line="240" w:lineRule="auto"/>
              <w:rPr>
                <w:sz w:val="28"/>
                <w:szCs w:val="28"/>
              </w:rPr>
            </w:pPr>
            <w:r w:rsidRPr="00082018">
              <w:rPr>
                <w:rFonts w:ascii="Arial" w:eastAsia="Arial" w:hAnsi="Arial" w:cs="Arial"/>
                <w:b/>
                <w:bCs/>
                <w:sz w:val="18"/>
                <w:szCs w:val="28"/>
              </w:rPr>
              <w:t xml:space="preserve">ℹ️  </w:t>
            </w:r>
            <w:r w:rsidRPr="00082018">
              <w:rPr>
                <w:rFonts w:ascii="Arial" w:eastAsia="Arial" w:hAnsi="Arial" w:cs="Arial"/>
                <w:sz w:val="18"/>
                <w:szCs w:val="28"/>
              </w:rPr>
              <w:t>How did the GUI perform under pressure? What does flying someone else's robot from thousands of miles away feel like?</w:t>
            </w:r>
          </w:p>
        </w:tc>
      </w:tr>
    </w:tbl>
    <w:p w14:paraId="7932C156" w14:textId="77777777" w:rsidR="00AD6797" w:rsidRPr="00082018" w:rsidRDefault="00AD6797">
      <w:pPr>
        <w:rPr>
          <w:sz w:val="28"/>
          <w:szCs w:val="28"/>
        </w:rPr>
      </w:pPr>
    </w:p>
    <w:sectPr w:rsidR="00AD6797" w:rsidRPr="00082018" w:rsidSect="0003461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eremy Brown" w:date="2026-03-04T12:43:00Z" w:initials="JB">
    <w:p w14:paraId="25D6AA77" w14:textId="77777777" w:rsidR="003B2732" w:rsidRDefault="003B2732" w:rsidP="003B2732">
      <w:pPr>
        <w:pStyle w:val="CommentText"/>
      </w:pPr>
      <w:r>
        <w:rPr>
          <w:rStyle w:val="CommentReference"/>
        </w:rPr>
        <w:annotationRef/>
      </w:r>
      <w:r>
        <w:t xml:space="preserve">Repeated from above, not sure if necessary </w:t>
      </w:r>
    </w:p>
  </w:comment>
  <w:comment w:id="13" w:author="Jeremy Brown" w:date="2026-03-04T12:46:00Z" w:initials="JB">
    <w:p w14:paraId="563587B4" w14:textId="77777777" w:rsidR="004C3382" w:rsidRDefault="00D56488" w:rsidP="004C3382">
      <w:pPr>
        <w:pStyle w:val="CommentText"/>
      </w:pPr>
      <w:r>
        <w:rPr>
          <w:rStyle w:val="CommentReference"/>
        </w:rPr>
        <w:annotationRef/>
      </w:r>
      <w:r w:rsidR="004C3382">
        <w:t>Prolly just me, not sure what this is, I assume its for tracking</w:t>
      </w:r>
    </w:p>
  </w:comment>
  <w:comment w:id="15" w:author="Jeremy Brown" w:date="2026-03-04T12:47:00Z" w:initials="JB">
    <w:p w14:paraId="2A46C309" w14:textId="421ED8B9" w:rsidR="003D68C9" w:rsidRDefault="003D68C9" w:rsidP="003D68C9">
      <w:pPr>
        <w:pStyle w:val="CommentText"/>
      </w:pPr>
      <w:r>
        <w:rPr>
          <w:rStyle w:val="CommentReference"/>
        </w:rPr>
        <w:annotationRef/>
      </w:r>
      <w:r>
        <w:t xml:space="preserve">We have another thing for tracking? </w:t>
      </w:r>
    </w:p>
  </w:comment>
  <w:comment w:id="18" w:author="Jeremy Brown" w:date="2026-03-04T12:49:00Z" w:initials="JB">
    <w:p w14:paraId="55884A22" w14:textId="77777777" w:rsidR="004C3382" w:rsidRDefault="004C3382" w:rsidP="004C3382">
      <w:pPr>
        <w:pStyle w:val="CommentText"/>
      </w:pPr>
      <w:r>
        <w:rPr>
          <w:rStyle w:val="CommentReference"/>
        </w:rPr>
        <w:annotationRef/>
      </w:r>
      <w:r>
        <w:t xml:space="preserve">Why isn’t that the first thing that gets decided? </w:t>
      </w:r>
    </w:p>
  </w:comment>
  <w:comment w:id="19" w:author="Jeremy Brown" w:date="2026-03-04T12:50:00Z" w:initials="JB">
    <w:p w14:paraId="35E649DC" w14:textId="77777777" w:rsidR="004C3382" w:rsidRDefault="004C3382" w:rsidP="004C3382">
      <w:pPr>
        <w:pStyle w:val="CommentText"/>
      </w:pPr>
      <w:r>
        <w:rPr>
          <w:rStyle w:val="CommentReference"/>
        </w:rPr>
        <w:annotationRef/>
      </w:r>
      <w:r>
        <w:t xml:space="preserve">Status updates? </w:t>
      </w:r>
    </w:p>
  </w:comment>
  <w:comment w:id="20" w:author="Jeremy Brown" w:date="2026-03-04T12:50:00Z" w:initials="JB">
    <w:p w14:paraId="3D3D98DB" w14:textId="77777777" w:rsidR="004C3382" w:rsidRDefault="004C3382" w:rsidP="004C3382">
      <w:pPr>
        <w:pStyle w:val="CommentText"/>
      </w:pPr>
      <w:r>
        <w:rPr>
          <w:rStyle w:val="CommentReference"/>
        </w:rPr>
        <w:annotationRef/>
      </w:r>
      <w:r>
        <w:t>Good</w:t>
      </w:r>
    </w:p>
  </w:comment>
  <w:comment w:id="21" w:author="Jeremy Brown" w:date="2026-03-04T12:53:00Z" w:initials="JB">
    <w:p w14:paraId="30A6FDAA" w14:textId="77777777" w:rsidR="00900AEF" w:rsidRDefault="00900AEF" w:rsidP="00900AEF">
      <w:pPr>
        <w:pStyle w:val="CommentText"/>
      </w:pPr>
      <w:r>
        <w:rPr>
          <w:rStyle w:val="CommentReference"/>
        </w:rPr>
        <w:annotationRef/>
      </w:r>
      <w:r>
        <w:t xml:space="preserve">Risks to kelsey, the mission, the robot, problems in design/dev, or all of the above? </w:t>
      </w:r>
    </w:p>
  </w:comment>
  <w:comment w:id="22" w:author="Jeremy Brown" w:date="2026-03-04T12:57:00Z" w:initials="JB">
    <w:p w14:paraId="213AA1CD" w14:textId="77777777" w:rsidR="00F14DC1" w:rsidRDefault="00F14DC1" w:rsidP="00F14DC1">
      <w:pPr>
        <w:pStyle w:val="CommentText"/>
      </w:pPr>
      <w:r>
        <w:rPr>
          <w:rStyle w:val="CommentReference"/>
        </w:rPr>
        <w:annotationRef/>
      </w:r>
      <w:r>
        <w:t xml:space="preserve">Status updates? </w:t>
      </w:r>
    </w:p>
  </w:comment>
  <w:comment w:id="23" w:author="Jeremy Brown" w:date="2026-03-04T12:57:00Z" w:initials="JB">
    <w:p w14:paraId="3E42DA02" w14:textId="77777777" w:rsidR="00875DF1" w:rsidRDefault="00875DF1" w:rsidP="00875DF1">
      <w:pPr>
        <w:pStyle w:val="CommentText"/>
      </w:pPr>
      <w:r>
        <w:rPr>
          <w:rStyle w:val="CommentReference"/>
        </w:rPr>
        <w:annotationRef/>
      </w:r>
      <w:r>
        <w:t xml:space="preserve">What are we escalating? </w:t>
      </w:r>
    </w:p>
  </w:comment>
  <w:comment w:id="30" w:author="Jeremy Brown" w:date="2026-03-04T13:10:00Z" w:initials="JB">
    <w:p w14:paraId="155D328D" w14:textId="77777777" w:rsidR="008637A7" w:rsidRDefault="008637A7" w:rsidP="008637A7">
      <w:pPr>
        <w:pStyle w:val="CommentText"/>
      </w:pPr>
      <w:r>
        <w:rPr>
          <w:rStyle w:val="CommentReference"/>
        </w:rPr>
        <w:annotationRef/>
      </w:r>
      <w:r>
        <w:t>Too technical for an overview</w:t>
      </w:r>
    </w:p>
  </w:comment>
  <w:comment w:id="36" w:author="Jeremy Brown" w:date="2026-03-04T13:04:00Z" w:initials="JB">
    <w:p w14:paraId="2D41C3AB" w14:textId="1F3212A3" w:rsidR="00864083" w:rsidRDefault="00864083" w:rsidP="00864083">
      <w:pPr>
        <w:pStyle w:val="CommentText"/>
      </w:pPr>
      <w:r>
        <w:rPr>
          <w:rStyle w:val="CommentReference"/>
        </w:rPr>
        <w:annotationRef/>
      </w:r>
      <w:r>
        <w:t>DEFINETLY don’t push this. The robotics kids ALWAYS do this. Don’t wait for one part to be done before testing other parts. If there is an opportunity to put the pi and arm on the tank to check mounting point and arm mobility while the tank team fiddles with code then DO THAT. Test and test and test and test whenever you get the chance</w:t>
      </w:r>
    </w:p>
  </w:comment>
  <w:comment w:id="38" w:author="Jeremy Brown" w:date="2026-03-04T13:09:00Z" w:initials="JB">
    <w:p w14:paraId="01757DC1" w14:textId="77777777" w:rsidR="008637A7" w:rsidRDefault="008637A7" w:rsidP="008637A7">
      <w:pPr>
        <w:pStyle w:val="CommentText"/>
      </w:pPr>
      <w:r>
        <w:rPr>
          <w:rStyle w:val="CommentReference"/>
        </w:rPr>
        <w:annotationRef/>
      </w:r>
      <w:r>
        <w:t>I understand this, but they wont, need to reword, not sure how yet</w:t>
      </w:r>
    </w:p>
  </w:comment>
  <w:comment w:id="39" w:author="Jeremy Brown" w:date="2026-03-04T13:14:00Z" w:initials="JB">
    <w:p w14:paraId="300F0C13" w14:textId="77777777" w:rsidR="007A15C7" w:rsidRDefault="007A15C7" w:rsidP="007A15C7">
      <w:pPr>
        <w:pStyle w:val="CommentText"/>
      </w:pPr>
      <w:r>
        <w:rPr>
          <w:rStyle w:val="CommentReference"/>
        </w:rPr>
        <w:annotationRef/>
      </w:r>
      <w:r>
        <w:t xml:space="preserve">They will have two chassis, one unbuilt and one prebuilt then? What should be pre-installed on the pre-built tank? </w:t>
      </w:r>
    </w:p>
  </w:comment>
  <w:comment w:id="40" w:author="Jeremy Brown" w:date="2026-03-04T13:15:00Z" w:initials="JB">
    <w:p w14:paraId="5CC827DB" w14:textId="77777777" w:rsidR="00553E2C" w:rsidRDefault="00553E2C" w:rsidP="00553E2C">
      <w:pPr>
        <w:pStyle w:val="CommentText"/>
      </w:pPr>
      <w:r>
        <w:rPr>
          <w:rStyle w:val="CommentReference"/>
        </w:rPr>
        <w:annotationRef/>
      </w:r>
      <w:r>
        <w:t>This is software and the previous line is about hardware</w:t>
      </w:r>
    </w:p>
  </w:comment>
  <w:comment w:id="42" w:author="Jeremy Brown" w:date="2026-03-04T13:17:00Z" w:initials="JB">
    <w:p w14:paraId="5F801F73" w14:textId="77777777" w:rsidR="00C07F49" w:rsidRDefault="00C07F49" w:rsidP="00C07F49">
      <w:pPr>
        <w:pStyle w:val="CommentText"/>
      </w:pPr>
      <w:r>
        <w:rPr>
          <w:rStyle w:val="CommentReference"/>
        </w:rPr>
        <w:annotationRef/>
      </w:r>
      <w:r>
        <w:t>Lets avoid additional acronyms</w:t>
      </w:r>
    </w:p>
  </w:comment>
  <w:comment w:id="44" w:author="Jeremy Brown" w:date="2026-03-04T13:18:00Z" w:initials="JB">
    <w:p w14:paraId="38EC8A7B" w14:textId="77777777" w:rsidR="00C07F49" w:rsidRDefault="00C07F49" w:rsidP="00C07F49">
      <w:pPr>
        <w:pStyle w:val="CommentText"/>
      </w:pPr>
      <w:r>
        <w:rPr>
          <w:rStyle w:val="CommentReference"/>
        </w:rPr>
        <w:annotationRef/>
      </w:r>
      <w:r>
        <w:t xml:space="preserve">What do we mean by callout? </w:t>
      </w:r>
    </w:p>
  </w:comment>
  <w:comment w:id="45" w:author="Jeremy Brown" w:date="2026-03-04T13:20:00Z" w:initials="JB">
    <w:p w14:paraId="685924EB" w14:textId="77777777" w:rsidR="00F27EF2" w:rsidRDefault="00F27EF2" w:rsidP="00F27EF2">
      <w:pPr>
        <w:pStyle w:val="CommentText"/>
      </w:pPr>
      <w:r>
        <w:rPr>
          <w:rStyle w:val="CommentReference"/>
        </w:rPr>
        <w:annotationRef/>
      </w:r>
      <w:r>
        <w:t>We havent tested any remote workarounds. Legit, rope tied to back of bot sounds just fine to me</w:t>
      </w:r>
    </w:p>
  </w:comment>
  <w:comment w:id="46" w:author="Jeremy Brown" w:date="2026-03-04T13:30:00Z" w:initials="JB">
    <w:p w14:paraId="716E8994" w14:textId="77777777" w:rsidR="00F5008E" w:rsidRDefault="00F5008E" w:rsidP="00F5008E">
      <w:pPr>
        <w:pStyle w:val="CommentText"/>
      </w:pPr>
      <w:r>
        <w:rPr>
          <w:rStyle w:val="CommentReference"/>
        </w:rPr>
        <w:annotationRef/>
      </w:r>
      <w:r>
        <w:t>TBH pi connect is so easy its not worth the 2</w:t>
      </w:r>
      <w:r>
        <w:rPr>
          <w:vertAlign w:val="superscript"/>
        </w:rPr>
        <w:t>nd</w:t>
      </w:r>
      <w:r>
        <w:t xml:space="preserve"> bullet. Mabye something like “delay between kelsey bot and AU has been solved” </w:t>
      </w:r>
    </w:p>
  </w:comment>
  <w:comment w:id="47" w:author="Jeremy Brown" w:date="2026-03-04T13:31:00Z" w:initials="JB">
    <w:p w14:paraId="1FD91EF4" w14:textId="77777777" w:rsidR="002237CE" w:rsidRDefault="002237CE" w:rsidP="002237CE">
      <w:pPr>
        <w:pStyle w:val="CommentText"/>
      </w:pPr>
      <w:r>
        <w:rPr>
          <w:rStyle w:val="CommentReference"/>
        </w:rPr>
        <w:annotationRef/>
      </w:r>
      <w:r>
        <w:t xml:space="preserve">Soooooo, power has to be done by then… whats power gonna do for the the rest of the time? </w:t>
      </w:r>
    </w:p>
  </w:comment>
  <w:comment w:id="48" w:author="Jeremy Brown" w:date="2026-03-04T13:32:00Z" w:initials="JB">
    <w:p w14:paraId="6B3AEAA8" w14:textId="77777777" w:rsidR="00DD6A79" w:rsidRDefault="00DD6A79" w:rsidP="00DD6A79">
      <w:pPr>
        <w:pStyle w:val="CommentText"/>
      </w:pPr>
      <w:r>
        <w:rPr>
          <w:rStyle w:val="CommentReference"/>
        </w:rPr>
        <w:annotationRef/>
      </w:r>
      <w:r>
        <w:t>They arn’t children, lets avoid being rude</w:t>
      </w:r>
    </w:p>
  </w:comment>
  <w:comment w:id="53" w:author="Jeremy Brown" w:date="2026-03-04T13:34:00Z" w:initials="JB">
    <w:p w14:paraId="12668060" w14:textId="77777777" w:rsidR="00CB3D08" w:rsidRDefault="00CB3D08" w:rsidP="00CB3D08">
      <w:pPr>
        <w:pStyle w:val="CommentText"/>
      </w:pPr>
      <w:r>
        <w:rPr>
          <w:rStyle w:val="CommentReference"/>
        </w:rPr>
        <w:annotationRef/>
      </w:r>
      <w:r>
        <w:t>Since we are likely to have less people, I am leaning more toward combining power with robot</w:t>
      </w:r>
    </w:p>
  </w:comment>
  <w:comment w:id="58" w:author="Jeremy Brown" w:date="2026-03-05T09:05:00Z" w:initials="JB">
    <w:p w14:paraId="6B1C6ED5" w14:textId="77777777" w:rsidR="00C44FF3" w:rsidRDefault="00C44FF3" w:rsidP="00C44FF3">
      <w:pPr>
        <w:pStyle w:val="CommentText"/>
      </w:pPr>
      <w:r>
        <w:rPr>
          <w:rStyle w:val="CommentReference"/>
        </w:rPr>
        <w:annotationRef/>
      </w:r>
      <w:r>
        <w:t>They could do either, I wonder what they will choose</w:t>
      </w:r>
    </w:p>
  </w:comment>
  <w:comment w:id="81" w:author="Jeremy Brown" w:date="2026-03-05T09:13:00Z" w:initials="JB">
    <w:p w14:paraId="16DEA364" w14:textId="77777777" w:rsidR="0060339F" w:rsidRDefault="0060339F" w:rsidP="0060339F">
      <w:pPr>
        <w:pStyle w:val="CommentText"/>
      </w:pPr>
      <w:r>
        <w:rPr>
          <w:rStyle w:val="CommentReference"/>
        </w:rPr>
        <w:annotationRef/>
      </w:r>
      <w:r>
        <w:t>That’s pretty extreme and takes a minute. Prolly better to have SD cards pre-flashed if we want to go that route. Also, just turning it on and off again is likely the solution</w:t>
      </w:r>
    </w:p>
  </w:comment>
  <w:comment w:id="83" w:author="Jeremy Brown" w:date="2026-03-05T09:37:00Z" w:initials="JB">
    <w:p w14:paraId="6DB7397E" w14:textId="77777777" w:rsidR="004F3C49" w:rsidRDefault="004F3C49" w:rsidP="004F3C49">
      <w:pPr>
        <w:pStyle w:val="CommentText"/>
      </w:pPr>
      <w:r>
        <w:rPr>
          <w:rStyle w:val="CommentReference"/>
        </w:rPr>
        <w:annotationRef/>
      </w:r>
      <w:r>
        <w:t>Lets avoid saying how many servos are required. They can decide how many they want to use</w:t>
      </w:r>
    </w:p>
  </w:comment>
  <w:comment w:id="86" w:author="Jeremy Brown" w:date="2026-03-05T09:37:00Z" w:initials="JB">
    <w:p w14:paraId="41D4E54C" w14:textId="77777777" w:rsidR="00A528F0" w:rsidRDefault="00A528F0" w:rsidP="00A528F0">
      <w:pPr>
        <w:pStyle w:val="CommentText"/>
      </w:pPr>
      <w:r>
        <w:rPr>
          <w:rStyle w:val="CommentReference"/>
        </w:rPr>
        <w:annotationRef/>
      </w:r>
      <w:r>
        <w:t>Not a serial protocol</w:t>
      </w:r>
    </w:p>
  </w:comment>
  <w:comment w:id="100" w:author="Jeremy Brown" w:date="2026-03-05T09:51:00Z" w:initials="JB">
    <w:p w14:paraId="168D6ACB" w14:textId="77777777" w:rsidR="00F11B93" w:rsidRDefault="00F11B93" w:rsidP="00F11B93">
      <w:pPr>
        <w:pStyle w:val="CommentText"/>
      </w:pPr>
      <w:r>
        <w:rPr>
          <w:rStyle w:val="CommentReference"/>
        </w:rPr>
        <w:annotationRef/>
      </w:r>
      <w:r>
        <w:t>While correct, for testing purposes they should power from the arduino because the power team wont have built the system yet. Plug 1 in to test code is working, then copy paste code, then wire to buck</w:t>
      </w:r>
    </w:p>
  </w:comment>
  <w:comment w:id="101" w:author="Jeremy Brown" w:date="2026-03-05T09:56:00Z" w:initials="JB">
    <w:p w14:paraId="00BC9AF9" w14:textId="77777777" w:rsidR="0061228B" w:rsidRDefault="0061228B" w:rsidP="0061228B">
      <w:pPr>
        <w:pStyle w:val="CommentText"/>
      </w:pPr>
      <w:r>
        <w:rPr>
          <w:rStyle w:val="CommentReference"/>
        </w:rPr>
        <w:annotationRef/>
      </w:r>
      <w:r>
        <w:t>The most common failure is software and orientation related. These servos only go from 0 to 180, so if they don’t  orient them incorrectly they wont control the arm correctly. On the software side they need to set limits so the arm doesn’t swing back and break the rest of the system</w:t>
      </w:r>
    </w:p>
  </w:comment>
  <w:comment w:id="127" w:author="Jeremy Brown" w:date="2026-03-05T10:11:00Z" w:initials="JB">
    <w:p w14:paraId="5DFFDE48" w14:textId="77777777" w:rsidR="008511AA" w:rsidRDefault="008511AA" w:rsidP="008511AA">
      <w:pPr>
        <w:pStyle w:val="CommentText"/>
      </w:pPr>
      <w:r>
        <w:rPr>
          <w:rStyle w:val="CommentReference"/>
        </w:rPr>
        <w:annotationRef/>
      </w:r>
      <w:r>
        <w:t xml:space="preserve">This whole section is a concern for the power team. Should the arm team tell power their requirements, or should power tell the servo team how their device will be powered? </w:t>
      </w:r>
    </w:p>
  </w:comment>
  <w:comment w:id="142" w:author="Jeremy Brown" w:date="2026-03-05T10:19:00Z" w:initials="JB">
    <w:p w14:paraId="39800DBA" w14:textId="77777777" w:rsidR="009828E2" w:rsidRDefault="009828E2" w:rsidP="009828E2">
      <w:pPr>
        <w:pStyle w:val="CommentText"/>
      </w:pPr>
      <w:r>
        <w:rPr>
          <w:rStyle w:val="CommentReference"/>
        </w:rPr>
        <w:annotationRef/>
      </w:r>
      <w:r>
        <w:t>This is covered in the above step</w:t>
      </w:r>
    </w:p>
  </w:comment>
  <w:comment w:id="144" w:author="Jeremy Brown" w:date="2026-03-05T10:16:00Z" w:initials="JB">
    <w:p w14:paraId="04A82F0B" w14:textId="1471C0AC" w:rsidR="00281FA5" w:rsidRDefault="00281FA5" w:rsidP="00281FA5">
      <w:pPr>
        <w:pStyle w:val="CommentText"/>
      </w:pPr>
      <w:r>
        <w:rPr>
          <w:rStyle w:val="CommentReference"/>
        </w:rPr>
        <w:annotationRef/>
      </w:r>
      <w:r>
        <w:t xml:space="preserve">Arduino powered by pi through USB </w:t>
      </w:r>
    </w:p>
  </w:comment>
  <w:comment w:id="147" w:author="Jeremy Brown" w:date="2026-03-05T10:16:00Z" w:initials="JB">
    <w:p w14:paraId="6A69F230" w14:textId="77777777" w:rsidR="00B2425E" w:rsidRDefault="00B2425E" w:rsidP="00B2425E">
      <w:pPr>
        <w:pStyle w:val="CommentText"/>
      </w:pPr>
      <w:r>
        <w:rPr>
          <w:rStyle w:val="CommentReference"/>
        </w:rPr>
        <w:annotationRef/>
      </w:r>
      <w:r>
        <w:t>Power team concern</w:t>
      </w:r>
    </w:p>
  </w:comment>
  <w:comment w:id="158" w:author="Jeremy Brown" w:date="2026-03-05T10:24:00Z" w:initials="JB">
    <w:p w14:paraId="171013AF" w14:textId="77777777" w:rsidR="001B7ED2" w:rsidRDefault="001B7ED2" w:rsidP="001B7ED2">
      <w:pPr>
        <w:pStyle w:val="CommentText"/>
      </w:pPr>
      <w:r>
        <w:rPr>
          <w:rStyle w:val="CommentReference"/>
        </w:rPr>
        <w:annotationRef/>
      </w:r>
      <w:r>
        <w:t xml:space="preserve">… what is this for? </w:t>
      </w:r>
    </w:p>
  </w:comment>
  <w:comment w:id="159" w:author="Jeremy Brown" w:date="2026-03-05T10:26:00Z" w:initials="JB">
    <w:p w14:paraId="448B702F" w14:textId="77777777" w:rsidR="006666D5" w:rsidRDefault="006666D5" w:rsidP="006666D5">
      <w:pPr>
        <w:pStyle w:val="CommentText"/>
      </w:pPr>
      <w:r>
        <w:rPr>
          <w:rStyle w:val="CommentReference"/>
        </w:rPr>
        <w:annotationRef/>
      </w:r>
      <w:r>
        <w:t>I like this, just grab a multimeter and put on the servo power pins. This can be a demonstration on why we need the buck. However, once wired correctly, this shouldn’t be an issue. Good teaching moment, wouldn’t call it a crisis, epecially since we don’t currently have a power monitoring system setup</w:t>
      </w:r>
    </w:p>
  </w:comment>
  <w:comment w:id="170" w:author="Jeremy Brown" w:date="2026-03-05T10:38:00Z" w:initials="JB">
    <w:p w14:paraId="69528A14" w14:textId="77777777" w:rsidR="00555343" w:rsidRDefault="00555343" w:rsidP="00555343">
      <w:pPr>
        <w:pStyle w:val="CommentText"/>
      </w:pPr>
      <w:r>
        <w:rPr>
          <w:rStyle w:val="CommentReference"/>
        </w:rPr>
        <w:annotationRef/>
      </w:r>
      <w:r>
        <w:t>… you need to turn a valve, build something that turns a valve</w:t>
      </w:r>
    </w:p>
  </w:comment>
  <w:comment w:id="172" w:author="Jeremy Brown" w:date="2026-03-05T10:38:00Z" w:initials="JB">
    <w:p w14:paraId="11879155" w14:textId="77777777" w:rsidR="00A931B1" w:rsidRDefault="00A931B1" w:rsidP="00A931B1">
      <w:pPr>
        <w:pStyle w:val="CommentText"/>
      </w:pPr>
      <w:r>
        <w:rPr>
          <w:rStyle w:val="CommentReference"/>
        </w:rPr>
        <w:annotationRef/>
      </w:r>
      <w:r>
        <w:t>… IDKWTF this means</w:t>
      </w:r>
    </w:p>
  </w:comment>
  <w:comment w:id="174" w:author="Jeremy Brown" w:date="2026-03-05T10:39:00Z" w:initials="JB">
    <w:p w14:paraId="36B3A952" w14:textId="77777777" w:rsidR="00B25CB8" w:rsidRDefault="00B25CB8" w:rsidP="00B25CB8">
      <w:pPr>
        <w:pStyle w:val="CommentText"/>
      </w:pPr>
      <w:r>
        <w:rPr>
          <w:rStyle w:val="CommentReference"/>
        </w:rPr>
        <w:annotationRef/>
      </w:r>
      <w:r>
        <w:t xml:space="preserve">Measure twice, print once. </w:t>
      </w:r>
    </w:p>
  </w:comment>
  <w:comment w:id="177" w:author="Jeremy Brown" w:date="2026-03-05T10:43:00Z" w:initials="JB">
    <w:p w14:paraId="0AC3F14A" w14:textId="77777777" w:rsidR="002304C6" w:rsidRDefault="002304C6" w:rsidP="002304C6">
      <w:pPr>
        <w:pStyle w:val="CommentText"/>
      </w:pPr>
      <w:r>
        <w:rPr>
          <w:rStyle w:val="CommentReference"/>
        </w:rPr>
        <w:annotationRef/>
      </w:r>
      <w:r>
        <w:t>I thought albert was chief engineer?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D6AA77" w15:done="0"/>
  <w15:commentEx w15:paraId="563587B4" w15:done="0"/>
  <w15:commentEx w15:paraId="2A46C309" w15:done="0"/>
  <w15:commentEx w15:paraId="55884A22" w15:done="0"/>
  <w15:commentEx w15:paraId="35E649DC" w15:done="0"/>
  <w15:commentEx w15:paraId="3D3D98DB" w15:done="0"/>
  <w15:commentEx w15:paraId="30A6FDAA" w15:done="0"/>
  <w15:commentEx w15:paraId="213AA1CD" w15:done="0"/>
  <w15:commentEx w15:paraId="3E42DA02" w15:done="0"/>
  <w15:commentEx w15:paraId="155D328D" w15:done="0"/>
  <w15:commentEx w15:paraId="2D41C3AB" w15:done="0"/>
  <w15:commentEx w15:paraId="01757DC1" w15:done="0"/>
  <w15:commentEx w15:paraId="300F0C13" w15:done="0"/>
  <w15:commentEx w15:paraId="5CC827DB" w15:done="0"/>
  <w15:commentEx w15:paraId="5F801F73" w15:done="0"/>
  <w15:commentEx w15:paraId="38EC8A7B" w15:done="0"/>
  <w15:commentEx w15:paraId="685924EB" w15:done="0"/>
  <w15:commentEx w15:paraId="716E8994" w15:done="0"/>
  <w15:commentEx w15:paraId="1FD91EF4" w15:done="0"/>
  <w15:commentEx w15:paraId="6B3AEAA8" w15:done="0"/>
  <w15:commentEx w15:paraId="12668060" w15:done="0"/>
  <w15:commentEx w15:paraId="6B1C6ED5" w15:done="0"/>
  <w15:commentEx w15:paraId="16DEA364" w15:done="0"/>
  <w15:commentEx w15:paraId="6DB7397E" w15:done="0"/>
  <w15:commentEx w15:paraId="41D4E54C" w15:done="0"/>
  <w15:commentEx w15:paraId="168D6ACB" w15:done="0"/>
  <w15:commentEx w15:paraId="00BC9AF9" w15:done="0"/>
  <w15:commentEx w15:paraId="5DFFDE48" w15:done="0"/>
  <w15:commentEx w15:paraId="39800DBA" w15:done="0"/>
  <w15:commentEx w15:paraId="04A82F0B" w15:done="0"/>
  <w15:commentEx w15:paraId="6A69F230" w15:done="0"/>
  <w15:commentEx w15:paraId="171013AF" w15:done="0"/>
  <w15:commentEx w15:paraId="448B702F" w15:done="0"/>
  <w15:commentEx w15:paraId="69528A14" w15:done="0"/>
  <w15:commentEx w15:paraId="11879155" w15:done="0"/>
  <w15:commentEx w15:paraId="36B3A952" w15:done="0"/>
  <w15:commentEx w15:paraId="0AC3F1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C2BA0D" w16cex:dateUtc="2026-03-04T17:43:00Z"/>
  <w16cex:commentExtensible w16cex:durableId="131210CC" w16cex:dateUtc="2026-03-04T17:46:00Z"/>
  <w16cex:commentExtensible w16cex:durableId="4FAE4C7F" w16cex:dateUtc="2026-03-04T17:47:00Z"/>
  <w16cex:commentExtensible w16cex:durableId="16EF9A90" w16cex:dateUtc="2026-03-04T17:49:00Z"/>
  <w16cex:commentExtensible w16cex:durableId="3B205E04" w16cex:dateUtc="2026-03-04T17:50:00Z"/>
  <w16cex:commentExtensible w16cex:durableId="0C5A7D77" w16cex:dateUtc="2026-03-04T17:50:00Z"/>
  <w16cex:commentExtensible w16cex:durableId="4EF76391" w16cex:dateUtc="2026-03-04T17:53:00Z"/>
  <w16cex:commentExtensible w16cex:durableId="0BBBDB94" w16cex:dateUtc="2026-03-04T17:57:00Z"/>
  <w16cex:commentExtensible w16cex:durableId="0873966F" w16cex:dateUtc="2026-03-04T17:57:00Z"/>
  <w16cex:commentExtensible w16cex:durableId="7FB40D71" w16cex:dateUtc="2026-03-04T18:10:00Z"/>
  <w16cex:commentExtensible w16cex:durableId="0EED8457" w16cex:dateUtc="2026-03-04T18:04:00Z"/>
  <w16cex:commentExtensible w16cex:durableId="6135CCC2" w16cex:dateUtc="2026-03-04T18:09:00Z"/>
  <w16cex:commentExtensible w16cex:durableId="35371C1E" w16cex:dateUtc="2026-03-04T18:14:00Z"/>
  <w16cex:commentExtensible w16cex:durableId="64BDEFBC" w16cex:dateUtc="2026-03-04T18:15:00Z"/>
  <w16cex:commentExtensible w16cex:durableId="57F40A93" w16cex:dateUtc="2026-03-04T18:17:00Z"/>
  <w16cex:commentExtensible w16cex:durableId="7989E0D2" w16cex:dateUtc="2026-03-04T18:18:00Z"/>
  <w16cex:commentExtensible w16cex:durableId="19649C63" w16cex:dateUtc="2026-03-04T18:20:00Z"/>
  <w16cex:commentExtensible w16cex:durableId="62B3DE56" w16cex:dateUtc="2026-03-04T18:30:00Z"/>
  <w16cex:commentExtensible w16cex:durableId="110838D0" w16cex:dateUtc="2026-03-04T18:31:00Z"/>
  <w16cex:commentExtensible w16cex:durableId="571D68F7" w16cex:dateUtc="2026-03-04T18:32:00Z"/>
  <w16cex:commentExtensible w16cex:durableId="5229AAC9" w16cex:dateUtc="2026-03-04T18:34:00Z"/>
  <w16cex:commentExtensible w16cex:durableId="216C17EB" w16cex:dateUtc="2026-03-05T14:05:00Z"/>
  <w16cex:commentExtensible w16cex:durableId="78675B47" w16cex:dateUtc="2026-03-05T14:13:00Z"/>
  <w16cex:commentExtensible w16cex:durableId="7B232971" w16cex:dateUtc="2026-03-05T14:37:00Z"/>
  <w16cex:commentExtensible w16cex:durableId="0249DBA9" w16cex:dateUtc="2026-03-05T14:37:00Z"/>
  <w16cex:commentExtensible w16cex:durableId="06AE2ABA" w16cex:dateUtc="2026-03-05T14:51:00Z"/>
  <w16cex:commentExtensible w16cex:durableId="33B72319" w16cex:dateUtc="2026-03-05T14:56:00Z"/>
  <w16cex:commentExtensible w16cex:durableId="0ED648A6" w16cex:dateUtc="2026-03-05T15:11:00Z"/>
  <w16cex:commentExtensible w16cex:durableId="00F5E3E8" w16cex:dateUtc="2026-03-05T15:19:00Z"/>
  <w16cex:commentExtensible w16cex:durableId="1E0CBCB6" w16cex:dateUtc="2026-03-05T15:16:00Z"/>
  <w16cex:commentExtensible w16cex:durableId="4E2B3775" w16cex:dateUtc="2026-03-05T15:16:00Z"/>
  <w16cex:commentExtensible w16cex:durableId="37B2B2F7" w16cex:dateUtc="2026-03-05T15:24:00Z"/>
  <w16cex:commentExtensible w16cex:durableId="3385094B" w16cex:dateUtc="2026-03-05T15:26:00Z"/>
  <w16cex:commentExtensible w16cex:durableId="3C77F35B" w16cex:dateUtc="2026-03-05T15:38:00Z"/>
  <w16cex:commentExtensible w16cex:durableId="1E742A96" w16cex:dateUtc="2026-03-05T15:38:00Z"/>
  <w16cex:commentExtensible w16cex:durableId="3AC6A0F6" w16cex:dateUtc="2026-03-05T15:39:00Z"/>
  <w16cex:commentExtensible w16cex:durableId="3E46AA16" w16cex:dateUtc="2026-03-05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D6AA77" w16cid:durableId="5FC2BA0D"/>
  <w16cid:commentId w16cid:paraId="563587B4" w16cid:durableId="131210CC"/>
  <w16cid:commentId w16cid:paraId="2A46C309" w16cid:durableId="4FAE4C7F"/>
  <w16cid:commentId w16cid:paraId="55884A22" w16cid:durableId="16EF9A90"/>
  <w16cid:commentId w16cid:paraId="35E649DC" w16cid:durableId="3B205E04"/>
  <w16cid:commentId w16cid:paraId="3D3D98DB" w16cid:durableId="0C5A7D77"/>
  <w16cid:commentId w16cid:paraId="30A6FDAA" w16cid:durableId="4EF76391"/>
  <w16cid:commentId w16cid:paraId="213AA1CD" w16cid:durableId="0BBBDB94"/>
  <w16cid:commentId w16cid:paraId="3E42DA02" w16cid:durableId="0873966F"/>
  <w16cid:commentId w16cid:paraId="155D328D" w16cid:durableId="7FB40D71"/>
  <w16cid:commentId w16cid:paraId="2D41C3AB" w16cid:durableId="0EED8457"/>
  <w16cid:commentId w16cid:paraId="01757DC1" w16cid:durableId="6135CCC2"/>
  <w16cid:commentId w16cid:paraId="300F0C13" w16cid:durableId="35371C1E"/>
  <w16cid:commentId w16cid:paraId="5CC827DB" w16cid:durableId="64BDEFBC"/>
  <w16cid:commentId w16cid:paraId="5F801F73" w16cid:durableId="57F40A93"/>
  <w16cid:commentId w16cid:paraId="38EC8A7B" w16cid:durableId="7989E0D2"/>
  <w16cid:commentId w16cid:paraId="685924EB" w16cid:durableId="19649C63"/>
  <w16cid:commentId w16cid:paraId="716E8994" w16cid:durableId="62B3DE56"/>
  <w16cid:commentId w16cid:paraId="1FD91EF4" w16cid:durableId="110838D0"/>
  <w16cid:commentId w16cid:paraId="6B3AEAA8" w16cid:durableId="571D68F7"/>
  <w16cid:commentId w16cid:paraId="12668060" w16cid:durableId="5229AAC9"/>
  <w16cid:commentId w16cid:paraId="6B1C6ED5" w16cid:durableId="216C17EB"/>
  <w16cid:commentId w16cid:paraId="16DEA364" w16cid:durableId="78675B47"/>
  <w16cid:commentId w16cid:paraId="6DB7397E" w16cid:durableId="7B232971"/>
  <w16cid:commentId w16cid:paraId="41D4E54C" w16cid:durableId="0249DBA9"/>
  <w16cid:commentId w16cid:paraId="168D6ACB" w16cid:durableId="06AE2ABA"/>
  <w16cid:commentId w16cid:paraId="00BC9AF9" w16cid:durableId="33B72319"/>
  <w16cid:commentId w16cid:paraId="5DFFDE48" w16cid:durableId="0ED648A6"/>
  <w16cid:commentId w16cid:paraId="39800DBA" w16cid:durableId="00F5E3E8"/>
  <w16cid:commentId w16cid:paraId="04A82F0B" w16cid:durableId="1E0CBCB6"/>
  <w16cid:commentId w16cid:paraId="6A69F230" w16cid:durableId="4E2B3775"/>
  <w16cid:commentId w16cid:paraId="171013AF" w16cid:durableId="37B2B2F7"/>
  <w16cid:commentId w16cid:paraId="448B702F" w16cid:durableId="3385094B"/>
  <w16cid:commentId w16cid:paraId="69528A14" w16cid:durableId="3C77F35B"/>
  <w16cid:commentId w16cid:paraId="11879155" w16cid:durableId="1E742A96"/>
  <w16cid:commentId w16cid:paraId="36B3A952" w16cid:durableId="3AC6A0F6"/>
  <w16cid:commentId w16cid:paraId="0AC3F14A" w16cid:durableId="3E46AA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553578">
    <w:abstractNumId w:val="8"/>
  </w:num>
  <w:num w:numId="2" w16cid:durableId="61023358">
    <w:abstractNumId w:val="6"/>
  </w:num>
  <w:num w:numId="3" w16cid:durableId="1839661352">
    <w:abstractNumId w:val="5"/>
  </w:num>
  <w:num w:numId="4" w16cid:durableId="162085239">
    <w:abstractNumId w:val="4"/>
  </w:num>
  <w:num w:numId="5" w16cid:durableId="932008665">
    <w:abstractNumId w:val="7"/>
  </w:num>
  <w:num w:numId="6" w16cid:durableId="1496801384">
    <w:abstractNumId w:val="3"/>
  </w:num>
  <w:num w:numId="7" w16cid:durableId="1705642023">
    <w:abstractNumId w:val="2"/>
  </w:num>
  <w:num w:numId="8" w16cid:durableId="549154380">
    <w:abstractNumId w:val="1"/>
  </w:num>
  <w:num w:numId="9" w16cid:durableId="8482519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emy Brown">
    <w15:presenceInfo w15:providerId="AD" w15:userId="S::jeremy@buildmo.com::6fce6b0f-aa00-4ca1-99ed-39322661f4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7B"/>
    <w:rsid w:val="00034616"/>
    <w:rsid w:val="00043270"/>
    <w:rsid w:val="0006063C"/>
    <w:rsid w:val="00060718"/>
    <w:rsid w:val="00082018"/>
    <w:rsid w:val="00090300"/>
    <w:rsid w:val="0009509C"/>
    <w:rsid w:val="00097066"/>
    <w:rsid w:val="000B4232"/>
    <w:rsid w:val="000C3285"/>
    <w:rsid w:val="000E2FEA"/>
    <w:rsid w:val="0015074B"/>
    <w:rsid w:val="001846DF"/>
    <w:rsid w:val="001B68F3"/>
    <w:rsid w:val="001B7ED2"/>
    <w:rsid w:val="002237CE"/>
    <w:rsid w:val="002304C6"/>
    <w:rsid w:val="002373A2"/>
    <w:rsid w:val="00281FA5"/>
    <w:rsid w:val="0029639D"/>
    <w:rsid w:val="002B7DE6"/>
    <w:rsid w:val="002E3269"/>
    <w:rsid w:val="0031779A"/>
    <w:rsid w:val="00326F90"/>
    <w:rsid w:val="00336E71"/>
    <w:rsid w:val="0035435A"/>
    <w:rsid w:val="00380BEF"/>
    <w:rsid w:val="00385F75"/>
    <w:rsid w:val="003B2732"/>
    <w:rsid w:val="003C5561"/>
    <w:rsid w:val="003D68C9"/>
    <w:rsid w:val="003F5E16"/>
    <w:rsid w:val="004279F6"/>
    <w:rsid w:val="00441BE7"/>
    <w:rsid w:val="00452A34"/>
    <w:rsid w:val="00475BAD"/>
    <w:rsid w:val="00481388"/>
    <w:rsid w:val="004815B6"/>
    <w:rsid w:val="004C3382"/>
    <w:rsid w:val="004D149A"/>
    <w:rsid w:val="004F3C49"/>
    <w:rsid w:val="00552501"/>
    <w:rsid w:val="00553E2C"/>
    <w:rsid w:val="00555343"/>
    <w:rsid w:val="005F18B9"/>
    <w:rsid w:val="0060339F"/>
    <w:rsid w:val="0061228B"/>
    <w:rsid w:val="006327D0"/>
    <w:rsid w:val="006666D5"/>
    <w:rsid w:val="006C7591"/>
    <w:rsid w:val="006D0F87"/>
    <w:rsid w:val="00724C23"/>
    <w:rsid w:val="00763559"/>
    <w:rsid w:val="007A15C7"/>
    <w:rsid w:val="007B1234"/>
    <w:rsid w:val="007D7935"/>
    <w:rsid w:val="008511AA"/>
    <w:rsid w:val="008637A7"/>
    <w:rsid w:val="00864083"/>
    <w:rsid w:val="00875DF1"/>
    <w:rsid w:val="008A01D3"/>
    <w:rsid w:val="008C4E37"/>
    <w:rsid w:val="008D53D6"/>
    <w:rsid w:val="008D6FC7"/>
    <w:rsid w:val="00900AEF"/>
    <w:rsid w:val="009452BC"/>
    <w:rsid w:val="0095195F"/>
    <w:rsid w:val="00976F7C"/>
    <w:rsid w:val="009828E2"/>
    <w:rsid w:val="00986F74"/>
    <w:rsid w:val="009B6E56"/>
    <w:rsid w:val="00A01321"/>
    <w:rsid w:val="00A31B4B"/>
    <w:rsid w:val="00A511CA"/>
    <w:rsid w:val="00A528F0"/>
    <w:rsid w:val="00A86170"/>
    <w:rsid w:val="00A931B1"/>
    <w:rsid w:val="00A94B22"/>
    <w:rsid w:val="00AA1D8D"/>
    <w:rsid w:val="00AA413A"/>
    <w:rsid w:val="00AD5A39"/>
    <w:rsid w:val="00AD6797"/>
    <w:rsid w:val="00B2425E"/>
    <w:rsid w:val="00B25CB8"/>
    <w:rsid w:val="00B47730"/>
    <w:rsid w:val="00B654A7"/>
    <w:rsid w:val="00B65CE5"/>
    <w:rsid w:val="00BB37C3"/>
    <w:rsid w:val="00C07F49"/>
    <w:rsid w:val="00C11700"/>
    <w:rsid w:val="00C16A55"/>
    <w:rsid w:val="00C267A8"/>
    <w:rsid w:val="00C44FF3"/>
    <w:rsid w:val="00C641C2"/>
    <w:rsid w:val="00CA180F"/>
    <w:rsid w:val="00CB0664"/>
    <w:rsid w:val="00CB3ABD"/>
    <w:rsid w:val="00CB3D08"/>
    <w:rsid w:val="00CE0A00"/>
    <w:rsid w:val="00D56488"/>
    <w:rsid w:val="00D9693F"/>
    <w:rsid w:val="00DA039D"/>
    <w:rsid w:val="00DD6A79"/>
    <w:rsid w:val="00E227D7"/>
    <w:rsid w:val="00E625B1"/>
    <w:rsid w:val="00EC6E44"/>
    <w:rsid w:val="00EE5FDC"/>
    <w:rsid w:val="00F0063F"/>
    <w:rsid w:val="00F11B93"/>
    <w:rsid w:val="00F14DC1"/>
    <w:rsid w:val="00F27EF2"/>
    <w:rsid w:val="00F329FD"/>
    <w:rsid w:val="00F5008E"/>
    <w:rsid w:val="00F90FE4"/>
    <w:rsid w:val="00F92140"/>
    <w:rsid w:val="00FA4A5E"/>
    <w:rsid w:val="00FB1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B80D6"/>
  <w14:defaultImageDpi w14:val="300"/>
  <w15:docId w15:val="{32B67AE3-E494-47A6-84A0-38166CAC4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2018"/>
    <w:rPr>
      <w:color w:val="0000FF" w:themeColor="hyperlink"/>
      <w:u w:val="single"/>
    </w:rPr>
  </w:style>
  <w:style w:type="character" w:styleId="UnresolvedMention">
    <w:name w:val="Unresolved Mention"/>
    <w:basedOn w:val="DefaultParagraphFont"/>
    <w:uiPriority w:val="99"/>
    <w:semiHidden/>
    <w:unhideWhenUsed/>
    <w:rsid w:val="00082018"/>
    <w:rPr>
      <w:color w:val="605E5C"/>
      <w:shd w:val="clear" w:color="auto" w:fill="E1DFDD"/>
    </w:rPr>
  </w:style>
  <w:style w:type="paragraph" w:styleId="Revision">
    <w:name w:val="Revision"/>
    <w:hidden/>
    <w:uiPriority w:val="99"/>
    <w:semiHidden/>
    <w:rsid w:val="008D6FC7"/>
    <w:pPr>
      <w:spacing w:after="0" w:line="240" w:lineRule="auto"/>
    </w:pPr>
  </w:style>
  <w:style w:type="character" w:styleId="CommentReference">
    <w:name w:val="annotation reference"/>
    <w:basedOn w:val="DefaultParagraphFont"/>
    <w:uiPriority w:val="99"/>
    <w:semiHidden/>
    <w:unhideWhenUsed/>
    <w:rsid w:val="007D7935"/>
    <w:rPr>
      <w:sz w:val="16"/>
      <w:szCs w:val="16"/>
    </w:rPr>
  </w:style>
  <w:style w:type="paragraph" w:styleId="CommentText">
    <w:name w:val="annotation text"/>
    <w:basedOn w:val="Normal"/>
    <w:link w:val="CommentTextChar"/>
    <w:uiPriority w:val="99"/>
    <w:unhideWhenUsed/>
    <w:rsid w:val="007D7935"/>
    <w:pPr>
      <w:spacing w:line="240" w:lineRule="auto"/>
    </w:pPr>
    <w:rPr>
      <w:sz w:val="20"/>
      <w:szCs w:val="20"/>
    </w:rPr>
  </w:style>
  <w:style w:type="character" w:customStyle="1" w:styleId="CommentTextChar">
    <w:name w:val="Comment Text Char"/>
    <w:basedOn w:val="DefaultParagraphFont"/>
    <w:link w:val="CommentText"/>
    <w:uiPriority w:val="99"/>
    <w:rsid w:val="007D7935"/>
    <w:rPr>
      <w:sz w:val="20"/>
      <w:szCs w:val="20"/>
    </w:rPr>
  </w:style>
  <w:style w:type="paragraph" w:styleId="CommentSubject">
    <w:name w:val="annotation subject"/>
    <w:basedOn w:val="CommentText"/>
    <w:next w:val="CommentText"/>
    <w:link w:val="CommentSubjectChar"/>
    <w:uiPriority w:val="99"/>
    <w:semiHidden/>
    <w:unhideWhenUsed/>
    <w:rsid w:val="007D7935"/>
    <w:rPr>
      <w:b/>
      <w:bCs/>
    </w:rPr>
  </w:style>
  <w:style w:type="character" w:customStyle="1" w:styleId="CommentSubjectChar">
    <w:name w:val="Comment Subject Char"/>
    <w:basedOn w:val="CommentTextChar"/>
    <w:link w:val="CommentSubject"/>
    <w:uiPriority w:val="99"/>
    <w:semiHidden/>
    <w:rsid w:val="007D79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hyperlink" Target="https://ogvbuildmo.tiiny.sit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B16614F8173F14D9539EE4F2C0873A3" ma:contentTypeVersion="4" ma:contentTypeDescription="Create a new document." ma:contentTypeScope="" ma:versionID="cc96554fa81fbfc8adaa41b4fa158d01">
  <xsd:schema xmlns:xsd="http://www.w3.org/2001/XMLSchema" xmlns:xs="http://www.w3.org/2001/XMLSchema" xmlns:p="http://schemas.microsoft.com/office/2006/metadata/properties" xmlns:ns2="4f712fcd-a9f7-429b-abb7-54bc4de321e0" targetNamespace="http://schemas.microsoft.com/office/2006/metadata/properties" ma:root="true" ma:fieldsID="1a138bf93c6926b51b2bff62321053e0" ns2:_="">
    <xsd:import namespace="4f712fcd-a9f7-429b-abb7-54bc4de321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12fcd-a9f7-429b-abb7-54bc4de321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37B2B28-618B-4159-9B41-2BFC6DAD2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12fcd-a9f7-429b-abb7-54bc4de32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EA7F77-FEC3-4314-A5BE-88B18DBB5179}">
  <ds:schemaRefs>
    <ds:schemaRef ds:uri="http://schemas.microsoft.com/sharepoint/v3/contenttype/forms"/>
  </ds:schemaRefs>
</ds:datastoreItem>
</file>

<file path=customXml/itemProps4.xml><?xml version="1.0" encoding="utf-8"?>
<ds:datastoreItem xmlns:ds="http://schemas.openxmlformats.org/officeDocument/2006/customXml" ds:itemID="{6729BFA8-CCD2-4D0B-AAE5-72F7F930F8D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18</Pages>
  <Words>5733</Words>
  <Characters>29642</Characters>
  <Application>Microsoft Office Word</Application>
  <DocSecurity>0</DocSecurity>
  <Lines>1058</Lines>
  <Paragraphs>842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Brown</cp:lastModifiedBy>
  <cp:revision>105</cp:revision>
  <cp:lastPrinted>2026-03-03T17:10:00Z</cp:lastPrinted>
  <dcterms:created xsi:type="dcterms:W3CDTF">2013-12-23T23:15:00Z</dcterms:created>
  <dcterms:modified xsi:type="dcterms:W3CDTF">2026-03-05T16:33:00Z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0x0101005B16614F8173F14D9539EE4F2C0873A3</vt:lpwstr>
  </property>
</Properties>
</file>